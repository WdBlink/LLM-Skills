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E2B0" w14:textId="77777777" w:rsidR="00A34A25" w:rsidRPr="00A1123C" w:rsidRDefault="00A34A25" w:rsidP="006328BF">
      <w:pPr>
        <w:pStyle w:val="1"/>
        <w:rPr>
          <w:color w:val="000000" w:themeColor="text1"/>
        </w:rPr>
      </w:pPr>
      <w:r w:rsidRPr="00A1123C">
        <w:rPr>
          <w:rFonts w:hint="eastAsia"/>
          <w:color w:val="000000" w:themeColor="text1"/>
        </w:rPr>
        <w:t>第二部分</w:t>
      </w:r>
      <w:r w:rsidRPr="00A1123C">
        <w:rPr>
          <w:rFonts w:hint="eastAsia"/>
          <w:color w:val="000000" w:themeColor="text1"/>
        </w:rPr>
        <w:t xml:space="preserve">  </w:t>
      </w:r>
      <w:r w:rsidRPr="00A1123C">
        <w:rPr>
          <w:rFonts w:hint="eastAsia"/>
          <w:color w:val="000000" w:themeColor="text1"/>
        </w:rPr>
        <w:t>研究目标及内容</w:t>
      </w:r>
    </w:p>
    <w:p w14:paraId="16637AA7" w14:textId="10F2612C" w:rsidR="00A34A25" w:rsidRPr="00A1123C" w:rsidRDefault="00A34A25" w:rsidP="00F76134">
      <w:pPr>
        <w:pStyle w:val="2"/>
        <w:rPr>
          <w:rFonts w:ascii="黑体" w:eastAsia="黑体" w:hAnsi="黑体"/>
          <w:color w:val="000000" w:themeColor="text1"/>
        </w:rPr>
      </w:pPr>
      <w:r w:rsidRPr="00A1123C">
        <w:rPr>
          <w:rFonts w:ascii="黑体" w:eastAsia="黑体" w:hAnsi="黑体" w:hint="eastAsia"/>
          <w:color w:val="000000" w:themeColor="text1"/>
        </w:rPr>
        <w:t>三、课题分解方案</w:t>
      </w:r>
    </w:p>
    <w:p w14:paraId="364ADB85" w14:textId="692D2379" w:rsidR="00A34A25" w:rsidRPr="00A1123C" w:rsidRDefault="00A34A25" w:rsidP="00F76134">
      <w:pPr>
        <w:pStyle w:val="3"/>
        <w:rPr>
          <w:color w:val="000000" w:themeColor="text1"/>
        </w:rPr>
      </w:pPr>
      <w:bookmarkStart w:id="0" w:name="_Hlk202521074"/>
      <w:r w:rsidRPr="00A1123C">
        <w:rPr>
          <w:rFonts w:ascii="黑体" w:eastAsia="黑体" w:hAnsi="黑体" w:hint="eastAsia"/>
          <w:color w:val="000000" w:themeColor="text1"/>
        </w:rPr>
        <w:t>（二）各课题内容</w:t>
      </w:r>
    </w:p>
    <w:p w14:paraId="285D1179" w14:textId="0B04C279" w:rsidR="004166A2" w:rsidRPr="00A1123C" w:rsidRDefault="00A34A25" w:rsidP="00A34A25">
      <w:pPr>
        <w:spacing w:line="360" w:lineRule="auto"/>
        <w:jc w:val="left"/>
        <w:rPr>
          <w:rFonts w:ascii="宋体" w:eastAsia="宋体" w:hAnsi="宋体" w:cs="Times New Roman"/>
          <w:b/>
          <w:bCs/>
          <w:color w:val="000000" w:themeColor="text1"/>
          <w:sz w:val="24"/>
        </w:rPr>
      </w:pPr>
      <w:r w:rsidRPr="00A1123C">
        <w:rPr>
          <w:rFonts w:ascii="宋体" w:eastAsia="宋体" w:hAnsi="宋体" w:cs="Times New Roman" w:hint="eastAsia"/>
          <w:color w:val="000000" w:themeColor="text1"/>
          <w:sz w:val="24"/>
        </w:rPr>
        <w:t>逐项分段说明各课题的研究目标、主要研究内容、拟解决的重大科学问题或关键技术、考核指标及评测手段/方法等。</w:t>
      </w:r>
      <w:r w:rsidRPr="00A1123C">
        <w:rPr>
          <w:rFonts w:ascii="宋体" w:eastAsia="宋体" w:hAnsi="宋体" w:cs="Times New Roman" w:hint="eastAsia"/>
          <w:b/>
          <w:bCs/>
          <w:color w:val="000000" w:themeColor="text1"/>
          <w:sz w:val="24"/>
        </w:rPr>
        <w:t>每个课题限3000字以内。</w:t>
      </w:r>
    </w:p>
    <w:p w14:paraId="3100844D" w14:textId="77777777" w:rsidR="009D1B71" w:rsidRPr="00A1123C" w:rsidRDefault="009D1B71" w:rsidP="009D1B71">
      <w:pPr>
        <w:widowControl/>
        <w:spacing w:line="360" w:lineRule="auto"/>
        <w:outlineLvl w:val="3"/>
        <w:rPr>
          <w:rFonts w:ascii="宋体" w:eastAsia="宋体" w:hAnsi="宋体"/>
          <w:b/>
          <w:bCs/>
          <w:color w:val="000000" w:themeColor="text1"/>
          <w:kern w:val="0"/>
          <w:sz w:val="24"/>
        </w:rPr>
      </w:pPr>
      <w:r w:rsidRPr="00A1123C">
        <w:rPr>
          <w:rFonts w:ascii="宋体" w:eastAsia="宋体" w:hAnsi="宋体"/>
          <w:b/>
          <w:bCs/>
          <w:color w:val="000000" w:themeColor="text1"/>
          <w:kern w:val="0"/>
          <w:sz w:val="24"/>
        </w:rPr>
        <w:t>课题1：</w:t>
      </w:r>
      <w:bookmarkStart w:id="1" w:name="OLE_LINK1"/>
      <w:r w:rsidRPr="00A1123C">
        <w:rPr>
          <w:rFonts w:ascii="宋体" w:eastAsia="宋体" w:hAnsi="宋体"/>
          <w:b/>
          <w:bCs/>
          <w:color w:val="000000" w:themeColor="text1"/>
          <w:kern w:val="0"/>
          <w:sz w:val="24"/>
        </w:rPr>
        <w:t>星</w:t>
      </w:r>
      <w:r w:rsidRPr="00A1123C">
        <w:rPr>
          <w:rFonts w:ascii="宋体" w:eastAsia="宋体" w:hAnsi="宋体" w:hint="eastAsia"/>
          <w:b/>
          <w:bCs/>
          <w:color w:val="000000" w:themeColor="text1"/>
          <w:kern w:val="0"/>
          <w:sz w:val="24"/>
        </w:rPr>
        <w:t>空</w:t>
      </w:r>
      <w:r w:rsidRPr="00A1123C">
        <w:rPr>
          <w:rFonts w:ascii="宋体" w:eastAsia="宋体" w:hAnsi="宋体"/>
          <w:b/>
          <w:bCs/>
          <w:color w:val="000000" w:themeColor="text1"/>
          <w:kern w:val="0"/>
          <w:sz w:val="24"/>
        </w:rPr>
        <w:t>地协同的低空航图快速构建与动态更新技术</w:t>
      </w:r>
      <w:bookmarkEnd w:id="1"/>
    </w:p>
    <w:p w14:paraId="7BE044A0" w14:textId="77777777" w:rsidR="009D1B71" w:rsidRPr="00A1123C" w:rsidRDefault="009D1B71" w:rsidP="009D1B71">
      <w:pPr>
        <w:pStyle w:val="a7"/>
        <w:widowControl/>
        <w:numPr>
          <w:ilvl w:val="0"/>
          <w:numId w:val="3"/>
        </w:numPr>
        <w:spacing w:line="360" w:lineRule="auto"/>
        <w:ind w:firstLineChars="0"/>
        <w:outlineLvl w:val="4"/>
        <w:rPr>
          <w:rFonts w:ascii="Times New Roman" w:hAnsi="Times New Roman"/>
          <w:b/>
          <w:bCs/>
          <w:color w:val="000000" w:themeColor="text1"/>
          <w:kern w:val="0"/>
          <w:sz w:val="24"/>
        </w:rPr>
      </w:pPr>
      <w:r w:rsidRPr="00A1123C">
        <w:rPr>
          <w:rFonts w:ascii="Times New Roman" w:hAnsi="Times New Roman"/>
          <w:b/>
          <w:bCs/>
          <w:color w:val="000000" w:themeColor="text1"/>
          <w:kern w:val="0"/>
          <w:sz w:val="24"/>
        </w:rPr>
        <w:t>研究目标</w:t>
      </w:r>
    </w:p>
    <w:p w14:paraId="65B5B957" w14:textId="2E2986E1"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面向低空安全有序飞行对高精度、高可靠、高时效低空航图的迫切需求，开展星空地协同的低空航图快速构建与动态更新技术研究</w:t>
      </w:r>
      <w:r w:rsidR="0006465D">
        <w:rPr>
          <w:rFonts w:ascii="宋体" w:eastAsia="宋体" w:hAnsi="宋体" w:cs="Arial" w:hint="eastAsia"/>
          <w:kern w:val="0"/>
          <w:sz w:val="24"/>
          <w:szCs w:val="24"/>
        </w:rPr>
        <w:t>；</w:t>
      </w:r>
      <w:r w:rsidRPr="00A1123C">
        <w:rPr>
          <w:rFonts w:ascii="宋体" w:eastAsia="宋体" w:hAnsi="宋体" w:cs="Arial" w:hint="eastAsia"/>
          <w:kern w:val="0"/>
          <w:sz w:val="24"/>
          <w:szCs w:val="24"/>
        </w:rPr>
        <w:t>重点突破</w:t>
      </w:r>
      <w:r w:rsidRPr="00A1123C">
        <w:rPr>
          <w:rFonts w:ascii="宋体" w:eastAsia="宋体" w:hAnsi="宋体" w:cs="Arial"/>
          <w:kern w:val="0"/>
          <w:sz w:val="24"/>
          <w:szCs w:val="24"/>
        </w:rPr>
        <w:t>低空飞行空间信息系统</w:t>
      </w:r>
      <w:r w:rsidRPr="00A1123C">
        <w:rPr>
          <w:rFonts w:ascii="宋体" w:eastAsia="宋体" w:hAnsi="宋体" w:cs="Arial" w:hint="eastAsia"/>
          <w:kern w:val="0"/>
          <w:sz w:val="24"/>
          <w:szCs w:val="24"/>
        </w:rPr>
        <w:t>总体设计、低空航图要素分类和基础地理框架</w:t>
      </w:r>
      <w:r w:rsidR="00175D1F" w:rsidRPr="00A1123C">
        <w:rPr>
          <w:rFonts w:ascii="宋体" w:eastAsia="宋体" w:hAnsi="宋体" w:cs="Arial" w:hint="eastAsia"/>
          <w:kern w:val="0"/>
          <w:sz w:val="24"/>
          <w:szCs w:val="24"/>
        </w:rPr>
        <w:t>构建</w:t>
      </w:r>
      <w:r w:rsidRPr="00A1123C">
        <w:rPr>
          <w:rFonts w:ascii="宋体" w:eastAsia="宋体" w:hAnsi="宋体" w:cs="Arial" w:hint="eastAsia"/>
          <w:kern w:val="0"/>
          <w:sz w:val="24"/>
          <w:szCs w:val="24"/>
        </w:rPr>
        <w:t>、</w:t>
      </w:r>
      <w:r w:rsidR="0006465D">
        <w:rPr>
          <w:rFonts w:ascii="宋体" w:eastAsia="宋体" w:hAnsi="宋体" w:cs="Arial" w:hint="eastAsia"/>
          <w:kern w:val="0"/>
          <w:sz w:val="24"/>
          <w:szCs w:val="24"/>
        </w:rPr>
        <w:t>低空</w:t>
      </w:r>
      <w:r w:rsidRPr="00A1123C">
        <w:rPr>
          <w:rFonts w:ascii="宋体" w:eastAsia="宋体" w:hAnsi="宋体" w:cs="Arial"/>
          <w:kern w:val="0"/>
          <w:sz w:val="24"/>
          <w:szCs w:val="24"/>
        </w:rPr>
        <w:t>多模态协同观测</w:t>
      </w:r>
      <w:r w:rsidRPr="00A1123C">
        <w:rPr>
          <w:rFonts w:ascii="宋体" w:eastAsia="宋体" w:hAnsi="宋体" w:cs="Arial" w:hint="eastAsia"/>
          <w:kern w:val="0"/>
          <w:sz w:val="24"/>
          <w:szCs w:val="24"/>
        </w:rPr>
        <w:t>与障碍物高精度</w:t>
      </w:r>
      <w:r w:rsidR="0006465D">
        <w:rPr>
          <w:rFonts w:ascii="宋体" w:eastAsia="宋体" w:hAnsi="宋体" w:cs="Arial" w:hint="eastAsia"/>
          <w:kern w:val="0"/>
          <w:sz w:val="24"/>
          <w:szCs w:val="24"/>
        </w:rPr>
        <w:t>识别</w:t>
      </w:r>
      <w:r w:rsidRPr="00A1123C">
        <w:rPr>
          <w:rFonts w:ascii="宋体" w:eastAsia="宋体" w:hAnsi="宋体" w:cs="Arial" w:hint="eastAsia"/>
          <w:kern w:val="0"/>
          <w:sz w:val="24"/>
          <w:szCs w:val="24"/>
        </w:rPr>
        <w:t>、星空地协同的低空航图构建与快速更新等关键技术，</w:t>
      </w:r>
      <w:r w:rsidR="00175D1F" w:rsidRPr="00A1123C">
        <w:rPr>
          <w:rFonts w:ascii="宋体" w:eastAsia="宋体" w:hAnsi="宋体" w:cs="Arial" w:hint="eastAsia"/>
          <w:kern w:val="0"/>
          <w:sz w:val="24"/>
          <w:szCs w:val="24"/>
        </w:rPr>
        <w:t>研发</w:t>
      </w:r>
      <w:r w:rsidRPr="00A1123C">
        <w:rPr>
          <w:rFonts w:ascii="宋体" w:eastAsia="宋体" w:hAnsi="宋体" w:cs="Arial" w:hint="eastAsia"/>
          <w:kern w:val="0"/>
          <w:sz w:val="24"/>
          <w:szCs w:val="24"/>
        </w:rPr>
        <w:t>低空航图观测专用载荷及</w:t>
      </w:r>
      <w:r w:rsidR="0006465D">
        <w:rPr>
          <w:rFonts w:ascii="宋体" w:eastAsia="宋体" w:hAnsi="宋体" w:cs="Arial" w:hint="eastAsia"/>
          <w:kern w:val="0"/>
          <w:sz w:val="24"/>
          <w:szCs w:val="24"/>
        </w:rPr>
        <w:t>自动化</w:t>
      </w:r>
      <w:r w:rsidRPr="00A1123C">
        <w:rPr>
          <w:rFonts w:ascii="宋体" w:eastAsia="宋体" w:hAnsi="宋体" w:cs="Arial" w:hint="eastAsia"/>
          <w:kern w:val="0"/>
          <w:sz w:val="24"/>
          <w:szCs w:val="24"/>
        </w:rPr>
        <w:t>制</w:t>
      </w:r>
      <w:r w:rsidR="0006465D">
        <w:rPr>
          <w:rFonts w:ascii="宋体" w:eastAsia="宋体" w:hAnsi="宋体" w:cs="Arial" w:hint="eastAsia"/>
          <w:kern w:val="0"/>
          <w:sz w:val="24"/>
          <w:szCs w:val="24"/>
        </w:rPr>
        <w:t>图原型</w:t>
      </w:r>
      <w:r w:rsidRPr="00A1123C">
        <w:rPr>
          <w:rFonts w:ascii="宋体" w:eastAsia="宋体" w:hAnsi="宋体" w:cs="Arial" w:hint="eastAsia"/>
          <w:kern w:val="0"/>
          <w:sz w:val="24"/>
          <w:szCs w:val="24"/>
        </w:rPr>
        <w:t>系统，形成自主可控的低空航图测绘与应用技术</w:t>
      </w:r>
      <w:r w:rsidR="0006465D">
        <w:rPr>
          <w:rFonts w:ascii="宋体" w:eastAsia="宋体" w:hAnsi="宋体" w:cs="Arial" w:hint="eastAsia"/>
          <w:kern w:val="0"/>
          <w:sz w:val="24"/>
          <w:szCs w:val="24"/>
        </w:rPr>
        <w:t>及</w:t>
      </w:r>
      <w:r w:rsidRPr="00A1123C">
        <w:rPr>
          <w:rFonts w:ascii="宋体" w:eastAsia="宋体" w:hAnsi="宋体" w:cs="Arial" w:hint="eastAsia"/>
          <w:kern w:val="0"/>
          <w:sz w:val="24"/>
          <w:szCs w:val="24"/>
        </w:rPr>
        <w:t>标准体系，为低空飞行空间信息系统提供基础航图</w:t>
      </w:r>
      <w:r w:rsidR="0006465D" w:rsidRPr="00A1123C">
        <w:rPr>
          <w:rFonts w:ascii="宋体" w:eastAsia="宋体" w:hAnsi="宋体" w:cs="Arial" w:hint="eastAsia"/>
          <w:kern w:val="0"/>
          <w:sz w:val="24"/>
          <w:szCs w:val="24"/>
        </w:rPr>
        <w:t>保障</w:t>
      </w:r>
      <w:r w:rsidRPr="00A1123C">
        <w:rPr>
          <w:rFonts w:ascii="宋体" w:eastAsia="宋体" w:hAnsi="宋体" w:cs="Arial" w:hint="eastAsia"/>
          <w:kern w:val="0"/>
          <w:sz w:val="24"/>
          <w:szCs w:val="24"/>
        </w:rPr>
        <w:t>服务。</w:t>
      </w:r>
    </w:p>
    <w:p w14:paraId="07942B55" w14:textId="77777777" w:rsidR="009D1B71" w:rsidRPr="00A1123C" w:rsidRDefault="009D1B71" w:rsidP="009D1B71">
      <w:pPr>
        <w:pStyle w:val="a7"/>
        <w:widowControl/>
        <w:numPr>
          <w:ilvl w:val="0"/>
          <w:numId w:val="3"/>
        </w:numPr>
        <w:spacing w:line="360" w:lineRule="auto"/>
        <w:ind w:firstLineChars="0"/>
        <w:outlineLvl w:val="4"/>
        <w:rPr>
          <w:rFonts w:ascii="Times New Roman" w:hAnsi="Times New Roman"/>
          <w:b/>
          <w:bCs/>
          <w:color w:val="000000" w:themeColor="text1"/>
          <w:kern w:val="0"/>
          <w:sz w:val="24"/>
        </w:rPr>
      </w:pPr>
      <w:r w:rsidRPr="00A1123C">
        <w:rPr>
          <w:rFonts w:ascii="Times New Roman" w:hAnsi="Times New Roman"/>
          <w:b/>
          <w:bCs/>
          <w:color w:val="000000" w:themeColor="text1"/>
          <w:kern w:val="0"/>
          <w:sz w:val="24"/>
        </w:rPr>
        <w:t>主要研究内容</w:t>
      </w:r>
    </w:p>
    <w:p w14:paraId="5A4EFE7F" w14:textId="5C082FF5"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kern w:val="0"/>
          <w:sz w:val="24"/>
          <w:szCs w:val="24"/>
        </w:rPr>
        <w:t>针对以上研究目标，</w:t>
      </w:r>
      <w:r w:rsidR="0006465D">
        <w:rPr>
          <w:rFonts w:ascii="宋体" w:eastAsia="宋体" w:hAnsi="宋体" w:cs="Arial" w:hint="eastAsia"/>
          <w:kern w:val="0"/>
          <w:sz w:val="24"/>
          <w:szCs w:val="24"/>
        </w:rPr>
        <w:t>具体</w:t>
      </w:r>
      <w:r w:rsidRPr="00A1123C">
        <w:rPr>
          <w:rFonts w:ascii="宋体" w:eastAsia="宋体" w:hAnsi="宋体" w:cs="Arial"/>
          <w:kern w:val="0"/>
          <w:sz w:val="24"/>
          <w:szCs w:val="24"/>
        </w:rPr>
        <w:t>开展低空飞行空间信息系统</w:t>
      </w:r>
      <w:r w:rsidRPr="00A1123C">
        <w:rPr>
          <w:rFonts w:ascii="宋体" w:eastAsia="宋体" w:hAnsi="宋体" w:cs="Arial" w:hint="eastAsia"/>
          <w:kern w:val="0"/>
          <w:sz w:val="24"/>
          <w:szCs w:val="24"/>
        </w:rPr>
        <w:t>总体设计、低空航图要素分类体系及基础地理框架构建、</w:t>
      </w:r>
      <w:r w:rsidRPr="00A1123C">
        <w:rPr>
          <w:rFonts w:ascii="宋体" w:eastAsia="宋体" w:hAnsi="宋体" w:cs="Arial"/>
          <w:kern w:val="0"/>
          <w:sz w:val="24"/>
          <w:szCs w:val="24"/>
        </w:rPr>
        <w:t>低空多模态</w:t>
      </w:r>
      <w:r w:rsidRPr="00A1123C">
        <w:rPr>
          <w:rFonts w:ascii="宋体" w:eastAsia="宋体" w:hAnsi="宋体" w:cs="Arial" w:hint="eastAsia"/>
          <w:kern w:val="0"/>
          <w:sz w:val="24"/>
          <w:szCs w:val="24"/>
        </w:rPr>
        <w:t>自适应</w:t>
      </w:r>
      <w:r w:rsidRPr="00A1123C">
        <w:rPr>
          <w:rFonts w:ascii="宋体" w:eastAsia="宋体" w:hAnsi="宋体" w:cs="Arial"/>
          <w:kern w:val="0"/>
          <w:sz w:val="24"/>
          <w:szCs w:val="24"/>
        </w:rPr>
        <w:t>协同观测</w:t>
      </w:r>
      <w:r w:rsidRPr="00A1123C">
        <w:rPr>
          <w:rFonts w:ascii="宋体" w:eastAsia="宋体" w:hAnsi="宋体" w:cs="Arial" w:hint="eastAsia"/>
          <w:kern w:val="0"/>
          <w:sz w:val="24"/>
          <w:szCs w:val="24"/>
        </w:rPr>
        <w:t>专用</w:t>
      </w:r>
      <w:r w:rsidRPr="00A1123C">
        <w:rPr>
          <w:rFonts w:ascii="宋体" w:eastAsia="宋体" w:hAnsi="宋体" w:cs="Arial"/>
          <w:kern w:val="0"/>
          <w:sz w:val="24"/>
          <w:szCs w:val="24"/>
        </w:rPr>
        <w:t>载荷</w:t>
      </w:r>
      <w:r w:rsidRPr="00A1123C">
        <w:rPr>
          <w:rFonts w:ascii="宋体" w:eastAsia="宋体" w:hAnsi="宋体" w:cs="Arial" w:hint="eastAsia"/>
          <w:kern w:val="0"/>
          <w:sz w:val="24"/>
          <w:szCs w:val="24"/>
        </w:rPr>
        <w:t>集成</w:t>
      </w:r>
      <w:r w:rsidRPr="00A1123C">
        <w:rPr>
          <w:rFonts w:ascii="宋体" w:eastAsia="宋体" w:hAnsi="宋体" w:cs="Arial"/>
          <w:kern w:val="0"/>
          <w:sz w:val="24"/>
          <w:szCs w:val="24"/>
        </w:rPr>
        <w:t>研发</w:t>
      </w:r>
      <w:r w:rsidRPr="00A1123C">
        <w:rPr>
          <w:rFonts w:ascii="宋体" w:eastAsia="宋体" w:hAnsi="宋体" w:cs="Arial" w:hint="eastAsia"/>
          <w:kern w:val="0"/>
          <w:sz w:val="24"/>
          <w:szCs w:val="24"/>
        </w:rPr>
        <w:t>、低空飞行航图细小障碍物高精度自动化提取</w:t>
      </w:r>
      <w:r w:rsidR="00175D1F" w:rsidRPr="00A1123C">
        <w:rPr>
          <w:rFonts w:ascii="宋体" w:eastAsia="宋体" w:hAnsi="宋体" w:cs="Arial" w:hint="eastAsia"/>
          <w:kern w:val="0"/>
          <w:sz w:val="24"/>
          <w:szCs w:val="24"/>
        </w:rPr>
        <w:t>识别</w:t>
      </w:r>
      <w:r w:rsidRPr="00A1123C">
        <w:rPr>
          <w:rFonts w:ascii="宋体" w:eastAsia="宋体" w:hAnsi="宋体" w:cs="Arial" w:hint="eastAsia"/>
          <w:kern w:val="0"/>
          <w:sz w:val="24"/>
          <w:szCs w:val="24"/>
        </w:rPr>
        <w:t>、星空地协同的</w:t>
      </w:r>
      <w:r w:rsidRPr="00A1123C">
        <w:rPr>
          <w:rFonts w:ascii="宋体" w:eastAsia="宋体" w:hAnsi="宋体" w:cs="Arial"/>
          <w:kern w:val="0"/>
          <w:sz w:val="24"/>
          <w:szCs w:val="24"/>
        </w:rPr>
        <w:t>低空航图</w:t>
      </w:r>
      <w:r w:rsidRPr="00A1123C">
        <w:rPr>
          <w:rFonts w:ascii="宋体" w:eastAsia="宋体" w:hAnsi="宋体" w:cs="Arial" w:hint="eastAsia"/>
          <w:kern w:val="0"/>
          <w:sz w:val="24"/>
          <w:szCs w:val="24"/>
        </w:rPr>
        <w:t>高精度构建与快速动态</w:t>
      </w:r>
      <w:r w:rsidRPr="00A1123C">
        <w:rPr>
          <w:rFonts w:ascii="宋体" w:eastAsia="宋体" w:hAnsi="宋体" w:cs="Arial"/>
          <w:kern w:val="0"/>
          <w:sz w:val="24"/>
          <w:szCs w:val="24"/>
        </w:rPr>
        <w:t>更新技术</w:t>
      </w:r>
      <w:r w:rsidR="0006465D">
        <w:rPr>
          <w:rFonts w:ascii="宋体" w:eastAsia="宋体" w:hAnsi="宋体" w:cs="Arial" w:hint="eastAsia"/>
          <w:kern w:val="0"/>
          <w:sz w:val="24"/>
          <w:szCs w:val="24"/>
        </w:rPr>
        <w:t>等五项研究内容</w:t>
      </w:r>
      <w:r w:rsidR="00175D1F" w:rsidRPr="00A1123C">
        <w:rPr>
          <w:rFonts w:ascii="宋体" w:eastAsia="宋体" w:hAnsi="宋体" w:cs="Arial" w:hint="eastAsia"/>
          <w:kern w:val="0"/>
          <w:sz w:val="24"/>
          <w:szCs w:val="24"/>
        </w:rPr>
        <w:t>，</w:t>
      </w:r>
      <w:r w:rsidR="0006465D">
        <w:rPr>
          <w:rFonts w:ascii="宋体" w:eastAsia="宋体" w:hAnsi="宋体" w:cs="Arial" w:hint="eastAsia"/>
          <w:kern w:val="0"/>
          <w:sz w:val="24"/>
          <w:szCs w:val="24"/>
        </w:rPr>
        <w:t>它们</w:t>
      </w:r>
      <w:r w:rsidRPr="00A1123C">
        <w:rPr>
          <w:rFonts w:ascii="宋体" w:eastAsia="宋体" w:hAnsi="宋体" w:cs="Arial"/>
          <w:kern w:val="0"/>
          <w:sz w:val="24"/>
          <w:szCs w:val="24"/>
        </w:rPr>
        <w:t>之间逻辑关系如下图所示</w:t>
      </w:r>
      <w:r w:rsidRPr="00A1123C">
        <w:rPr>
          <w:rFonts w:ascii="宋体" w:eastAsia="宋体" w:hAnsi="宋体" w:cs="Arial" w:hint="eastAsia"/>
          <w:kern w:val="0"/>
          <w:sz w:val="24"/>
          <w:szCs w:val="24"/>
        </w:rPr>
        <w:t>。</w:t>
      </w:r>
    </w:p>
    <w:p w14:paraId="238624D5" w14:textId="7C736E14" w:rsidR="009D1B71" w:rsidRPr="00A1123C" w:rsidRDefault="009D1B71" w:rsidP="009D1B71">
      <w:pPr>
        <w:spacing w:before="120" w:after="120" w:line="288" w:lineRule="auto"/>
        <w:jc w:val="center"/>
        <w:rPr>
          <w:rFonts w:ascii="宋体" w:eastAsia="宋体" w:hAnsi="宋体" w:cs="Arial"/>
          <w:kern w:val="0"/>
          <w:sz w:val="24"/>
          <w:szCs w:val="24"/>
        </w:rPr>
      </w:pPr>
      <w:r w:rsidRPr="00A1123C">
        <w:t xml:space="preserve"> </w:t>
      </w:r>
      <w:ins w:id="2" w:author="hikerliu" w:date="2025-07-05T18:13:00Z" w16du:dateUtc="2025-07-05T10:13:00Z">
        <w:r w:rsidR="007933D9">
          <w:rPr>
            <w:rFonts w:hint="eastAsia"/>
            <w:noProof/>
          </w:rPr>
          <w:object w:dxaOrig="13476" w:dyaOrig="10117" w14:anchorId="2E58E3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5.05pt;height:311.3pt;mso-width-percent:0;mso-height-percent:0;mso-width-percent:0;mso-height-percent:0" o:ole="">
              <v:imagedata r:id="rId8" o:title=""/>
            </v:shape>
            <o:OLEObject Type="Embed" ProgID="Visio.Drawing.15" ShapeID="_x0000_i1025" DrawAspect="Content" ObjectID="_1813269648" r:id="rId9"/>
          </w:object>
        </w:r>
      </w:ins>
    </w:p>
    <w:p w14:paraId="6C3FB8EC" w14:textId="0E0A4B5E" w:rsidR="009D1B71" w:rsidRPr="00A1123C" w:rsidRDefault="009D1B71" w:rsidP="009D1B71">
      <w:pPr>
        <w:spacing w:before="120" w:after="120" w:line="288" w:lineRule="auto"/>
        <w:jc w:val="center"/>
        <w:rPr>
          <w:rFonts w:ascii="宋体" w:eastAsia="宋体" w:hAnsi="宋体" w:cs="Arial"/>
          <w:b/>
          <w:bCs/>
          <w:kern w:val="0"/>
          <w:szCs w:val="21"/>
        </w:rPr>
      </w:pPr>
      <w:r w:rsidRPr="00A1123C">
        <w:rPr>
          <w:rFonts w:ascii="宋体" w:eastAsia="宋体" w:hAnsi="宋体" w:cs="Arial"/>
          <w:b/>
          <w:bCs/>
          <w:kern w:val="0"/>
          <w:szCs w:val="21"/>
        </w:rPr>
        <w:t>图</w:t>
      </w:r>
      <w:r w:rsidRPr="00A1123C">
        <w:rPr>
          <w:rFonts w:ascii="宋体" w:eastAsia="宋体" w:hAnsi="宋体" w:cs="Arial" w:hint="eastAsia"/>
          <w:b/>
          <w:bCs/>
          <w:kern w:val="0"/>
          <w:szCs w:val="21"/>
        </w:rPr>
        <w:t>2-10</w:t>
      </w:r>
      <w:r w:rsidRPr="00A1123C">
        <w:rPr>
          <w:rFonts w:ascii="宋体" w:eastAsia="宋体" w:hAnsi="宋体" w:cs="Arial"/>
          <w:b/>
          <w:bCs/>
          <w:kern w:val="0"/>
          <w:szCs w:val="21"/>
        </w:rPr>
        <w:t xml:space="preserve"> 课题1研究内容及关联关系图</w:t>
      </w:r>
      <w:r w:rsidR="00747DCE">
        <w:rPr>
          <w:rFonts w:ascii="宋体" w:eastAsia="宋体" w:hAnsi="宋体" w:cs="Arial" w:hint="eastAsia"/>
          <w:b/>
          <w:bCs/>
          <w:kern w:val="0"/>
          <w:szCs w:val="21"/>
        </w:rPr>
        <w:t>【待修改】</w:t>
      </w:r>
    </w:p>
    <w:p w14:paraId="63A622C1" w14:textId="77777777" w:rsidR="009D1B71" w:rsidRPr="00A1123C" w:rsidRDefault="009D1B71" w:rsidP="009D1B71">
      <w:pPr>
        <w:pStyle w:val="6"/>
        <w:adjustRightInd w:val="0"/>
        <w:snapToGrid w:val="0"/>
        <w:spacing w:before="0" w:line="360" w:lineRule="auto"/>
        <w:ind w:firstLineChars="200" w:firstLine="489"/>
        <w:rPr>
          <w:rFonts w:ascii="Times New Roman" w:eastAsia="宋体" w:hAnsi="Times New Roman" w:cs="Times New Roman"/>
          <w:color w:val="000000" w:themeColor="text1"/>
          <w:szCs w:val="28"/>
        </w:rPr>
      </w:pP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color w:val="000000" w:themeColor="text1"/>
          <w:szCs w:val="28"/>
        </w:rPr>
        <w:t>1</w:t>
      </w:r>
      <w:r w:rsidRPr="00A1123C">
        <w:rPr>
          <w:rFonts w:ascii="Times New Roman" w:eastAsia="宋体" w:hAnsi="Times New Roman" w:cs="Times New Roman"/>
          <w:color w:val="000000" w:themeColor="text1"/>
          <w:szCs w:val="28"/>
        </w:rPr>
        <w:t>）低空飞行空间信息系统</w:t>
      </w:r>
      <w:r w:rsidRPr="00A1123C">
        <w:rPr>
          <w:rFonts w:ascii="Times New Roman" w:eastAsia="宋体" w:hAnsi="Times New Roman" w:cs="Times New Roman" w:hint="eastAsia"/>
          <w:color w:val="000000" w:themeColor="text1"/>
          <w:szCs w:val="28"/>
        </w:rPr>
        <w:t>总体方案设计</w:t>
      </w:r>
    </w:p>
    <w:p w14:paraId="77902B0A" w14:textId="729F8320"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围绕低空飞行高密度、强安全和无人化等主要特点，</w:t>
      </w:r>
      <w:r w:rsidRPr="00A1123C">
        <w:rPr>
          <w:rFonts w:ascii="宋体" w:eastAsia="宋体" w:hAnsi="宋体" w:cs="Arial"/>
          <w:kern w:val="0"/>
          <w:sz w:val="24"/>
          <w:szCs w:val="24"/>
        </w:rPr>
        <w:t>借鉴国内外</w:t>
      </w:r>
      <w:r w:rsidRPr="00A1123C">
        <w:rPr>
          <w:rFonts w:ascii="宋体" w:eastAsia="宋体" w:hAnsi="宋体" w:cs="Arial" w:hint="eastAsia"/>
          <w:kern w:val="0"/>
          <w:sz w:val="24"/>
          <w:szCs w:val="24"/>
        </w:rPr>
        <w:t>运输航空、通用航空、地面交通等管理系统</w:t>
      </w:r>
      <w:r w:rsidRPr="00A1123C">
        <w:rPr>
          <w:rFonts w:ascii="宋体" w:eastAsia="宋体" w:hAnsi="宋体" w:cs="Arial"/>
          <w:kern w:val="0"/>
          <w:sz w:val="24"/>
          <w:szCs w:val="24"/>
        </w:rPr>
        <w:t>的</w:t>
      </w:r>
      <w:r w:rsidR="0006465D">
        <w:rPr>
          <w:rFonts w:ascii="宋体" w:eastAsia="宋体" w:hAnsi="宋体" w:cs="Arial" w:hint="eastAsia"/>
          <w:kern w:val="0"/>
          <w:sz w:val="24"/>
          <w:szCs w:val="24"/>
        </w:rPr>
        <w:t>经验</w:t>
      </w:r>
      <w:r w:rsidRPr="00A1123C">
        <w:rPr>
          <w:rFonts w:ascii="宋体" w:eastAsia="宋体" w:hAnsi="宋体" w:cs="Arial" w:hint="eastAsia"/>
          <w:kern w:val="0"/>
          <w:sz w:val="24"/>
          <w:szCs w:val="24"/>
        </w:rPr>
        <w:t>，开展低空飞行空间信息系统总体技术研究</w:t>
      </w:r>
      <w:r w:rsidR="0006465D">
        <w:rPr>
          <w:rFonts w:ascii="宋体" w:eastAsia="宋体" w:hAnsi="宋体" w:cs="Arial" w:hint="eastAsia"/>
          <w:kern w:val="0"/>
          <w:sz w:val="24"/>
          <w:szCs w:val="24"/>
        </w:rPr>
        <w:t>，具体包括：</w:t>
      </w:r>
      <w:r w:rsidRPr="00A1123C">
        <w:rPr>
          <w:rFonts w:ascii="宋体" w:eastAsia="宋体" w:hAnsi="宋体" w:cs="Arial" w:hint="eastAsia"/>
          <w:kern w:val="0"/>
          <w:sz w:val="24"/>
          <w:szCs w:val="24"/>
        </w:rPr>
        <w:t>低空</w:t>
      </w:r>
      <w:r w:rsidR="00175D1F" w:rsidRPr="00A1123C">
        <w:rPr>
          <w:rFonts w:ascii="宋体" w:eastAsia="宋体" w:hAnsi="宋体" w:cs="Arial" w:hint="eastAsia"/>
          <w:kern w:val="0"/>
          <w:sz w:val="24"/>
          <w:szCs w:val="24"/>
        </w:rPr>
        <w:t>飞行</w:t>
      </w:r>
      <w:r w:rsidRPr="00A1123C">
        <w:rPr>
          <w:rFonts w:ascii="宋体" w:eastAsia="宋体" w:hAnsi="宋体" w:cs="Arial" w:hint="eastAsia"/>
          <w:kern w:val="0"/>
          <w:sz w:val="24"/>
          <w:szCs w:val="24"/>
        </w:rPr>
        <w:t>空间信息系统需求调研分析</w:t>
      </w:r>
      <w:r w:rsidR="0006465D">
        <w:rPr>
          <w:rFonts w:ascii="宋体" w:eastAsia="宋体" w:hAnsi="宋体" w:cs="Arial" w:hint="eastAsia"/>
          <w:kern w:val="0"/>
          <w:sz w:val="24"/>
          <w:szCs w:val="24"/>
        </w:rPr>
        <w:t>、系统</w:t>
      </w:r>
      <w:r w:rsidRPr="00A1123C">
        <w:rPr>
          <w:rFonts w:ascii="宋体" w:eastAsia="宋体" w:hAnsi="宋体" w:cs="Arial"/>
          <w:kern w:val="0"/>
          <w:sz w:val="24"/>
          <w:szCs w:val="24"/>
        </w:rPr>
        <w:t>整体功能架构</w:t>
      </w:r>
      <w:r w:rsidRPr="00A1123C">
        <w:rPr>
          <w:rFonts w:ascii="宋体" w:eastAsia="宋体" w:hAnsi="宋体" w:cs="Arial" w:hint="eastAsia"/>
          <w:kern w:val="0"/>
          <w:sz w:val="24"/>
          <w:szCs w:val="24"/>
        </w:rPr>
        <w:t>设计</w:t>
      </w:r>
      <w:r w:rsidR="0006465D">
        <w:rPr>
          <w:rFonts w:ascii="宋体" w:eastAsia="宋体" w:hAnsi="宋体" w:cs="Arial" w:hint="eastAsia"/>
          <w:kern w:val="0"/>
          <w:sz w:val="24"/>
          <w:szCs w:val="24"/>
        </w:rPr>
        <w:t>、</w:t>
      </w:r>
      <w:r w:rsidRPr="00A1123C">
        <w:rPr>
          <w:rFonts w:ascii="宋体" w:eastAsia="宋体" w:hAnsi="宋体" w:cs="Arial" w:hint="eastAsia"/>
          <w:kern w:val="0"/>
          <w:sz w:val="24"/>
          <w:szCs w:val="24"/>
        </w:rPr>
        <w:t>核心技术指标</w:t>
      </w:r>
      <w:r w:rsidR="0006465D">
        <w:rPr>
          <w:rFonts w:ascii="宋体" w:eastAsia="宋体" w:hAnsi="宋体" w:cs="Arial" w:hint="eastAsia"/>
          <w:kern w:val="0"/>
          <w:sz w:val="24"/>
          <w:szCs w:val="24"/>
        </w:rPr>
        <w:t>量化</w:t>
      </w:r>
      <w:r w:rsidR="0006465D" w:rsidRPr="00A1123C">
        <w:rPr>
          <w:rFonts w:ascii="宋体" w:eastAsia="宋体" w:hAnsi="宋体" w:cs="Arial" w:hint="eastAsia"/>
          <w:kern w:val="0"/>
          <w:sz w:val="24"/>
          <w:szCs w:val="24"/>
        </w:rPr>
        <w:t>分解</w:t>
      </w:r>
      <w:r w:rsidR="0006465D">
        <w:rPr>
          <w:rFonts w:ascii="宋体" w:eastAsia="宋体" w:hAnsi="宋体" w:cs="Arial" w:hint="eastAsia"/>
          <w:kern w:val="0"/>
          <w:sz w:val="24"/>
          <w:szCs w:val="24"/>
        </w:rPr>
        <w:t>、</w:t>
      </w:r>
      <w:r w:rsidRPr="00A1123C">
        <w:rPr>
          <w:rFonts w:ascii="宋体" w:eastAsia="宋体" w:hAnsi="宋体" w:cs="Arial"/>
          <w:kern w:val="0"/>
          <w:sz w:val="24"/>
          <w:szCs w:val="24"/>
        </w:rPr>
        <w:t>功能和性能测试方法</w:t>
      </w:r>
      <w:r w:rsidR="0006465D">
        <w:rPr>
          <w:rFonts w:ascii="宋体" w:eastAsia="宋体" w:hAnsi="宋体" w:cs="Arial" w:hint="eastAsia"/>
          <w:kern w:val="0"/>
          <w:sz w:val="24"/>
          <w:szCs w:val="24"/>
        </w:rPr>
        <w:t>等；</w:t>
      </w:r>
      <w:r w:rsidRPr="00A1123C">
        <w:rPr>
          <w:rFonts w:ascii="宋体" w:eastAsia="宋体" w:hAnsi="宋体" w:cs="Arial" w:hint="eastAsia"/>
          <w:kern w:val="0"/>
          <w:sz w:val="24"/>
          <w:szCs w:val="24"/>
        </w:rPr>
        <w:t>指导</w:t>
      </w:r>
      <w:r w:rsidR="00175D1F" w:rsidRPr="00A1123C">
        <w:rPr>
          <w:rFonts w:ascii="宋体" w:eastAsia="宋体" w:hAnsi="宋体" w:cs="Arial" w:hint="eastAsia"/>
          <w:kern w:val="0"/>
          <w:sz w:val="24"/>
          <w:szCs w:val="24"/>
        </w:rPr>
        <w:t>开展</w:t>
      </w:r>
      <w:r w:rsidRPr="00A1123C">
        <w:rPr>
          <w:rFonts w:ascii="宋体" w:eastAsia="宋体" w:hAnsi="宋体" w:cs="Arial" w:hint="eastAsia"/>
          <w:kern w:val="0"/>
          <w:sz w:val="24"/>
          <w:szCs w:val="24"/>
        </w:rPr>
        <w:t>低空航图、导航控制、态势感知、航路规划等技术攻关；建立涵盖功能需求、技术指标、数据协议、安全认证等方面的低空飞行空间信息系统技术标准体系，形成一套符合国情的低空飞行空间信息系统总体方案。</w:t>
      </w:r>
    </w:p>
    <w:p w14:paraId="70D0122B" w14:textId="6C766586" w:rsidR="009D1B71" w:rsidRPr="00A1123C" w:rsidRDefault="009D1B71" w:rsidP="009D1B71">
      <w:pPr>
        <w:pStyle w:val="6"/>
        <w:adjustRightInd w:val="0"/>
        <w:snapToGrid w:val="0"/>
        <w:spacing w:before="0" w:line="360" w:lineRule="auto"/>
        <w:ind w:firstLineChars="200" w:firstLine="489"/>
        <w:rPr>
          <w:rFonts w:ascii="Times New Roman" w:eastAsia="宋体" w:hAnsi="Times New Roman" w:cs="Times New Roman"/>
          <w:color w:val="000000" w:themeColor="text1"/>
          <w:szCs w:val="28"/>
        </w:rPr>
      </w:pPr>
      <w:r w:rsidRPr="00A1123C">
        <w:rPr>
          <w:rFonts w:ascii="Times New Roman" w:eastAsia="宋体" w:hAnsi="Times New Roman" w:cs="Times New Roman" w:hint="eastAsia"/>
          <w:color w:val="000000" w:themeColor="text1"/>
          <w:szCs w:val="28"/>
        </w:rPr>
        <w:t>（</w:t>
      </w:r>
      <w:r w:rsidRPr="00A1123C">
        <w:rPr>
          <w:rFonts w:ascii="Times New Roman" w:eastAsia="宋体" w:hAnsi="Times New Roman" w:cs="Times New Roman" w:hint="eastAsia"/>
          <w:color w:val="000000" w:themeColor="text1"/>
          <w:szCs w:val="28"/>
        </w:rPr>
        <w:t>2</w:t>
      </w:r>
      <w:r w:rsidRPr="00A1123C">
        <w:rPr>
          <w:rFonts w:ascii="Times New Roman" w:eastAsia="宋体" w:hAnsi="Times New Roman" w:cs="Times New Roman" w:hint="eastAsia"/>
          <w:color w:val="000000" w:themeColor="text1"/>
          <w:szCs w:val="28"/>
        </w:rPr>
        <w:t>）低空航图要素分类及基础地理框架构建</w:t>
      </w:r>
    </w:p>
    <w:p w14:paraId="7955FF6B" w14:textId="77D50929"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针对我国目前尚未形成完善的低空航图要素分类</w:t>
      </w:r>
      <w:r w:rsidR="0006465D">
        <w:rPr>
          <w:rFonts w:ascii="宋体" w:eastAsia="宋体" w:hAnsi="宋体" w:cs="Arial" w:hint="eastAsia"/>
          <w:kern w:val="0"/>
          <w:sz w:val="24"/>
          <w:szCs w:val="24"/>
        </w:rPr>
        <w:t>标准</w:t>
      </w:r>
      <w:r w:rsidRPr="00A1123C">
        <w:rPr>
          <w:rFonts w:ascii="宋体" w:eastAsia="宋体" w:hAnsi="宋体" w:cs="Arial" w:hint="eastAsia"/>
          <w:kern w:val="0"/>
          <w:sz w:val="24"/>
          <w:szCs w:val="24"/>
        </w:rPr>
        <w:t>和基础地理框架等现状，开展低空航图要素分类体系构建及语义矢量表征方法研究，包括但不限于地形地貌、地表植被、建筑物、构筑物、低空</w:t>
      </w:r>
      <w:r w:rsidR="0006465D">
        <w:rPr>
          <w:rFonts w:ascii="宋体" w:eastAsia="宋体" w:hAnsi="宋体" w:cs="Arial" w:hint="eastAsia"/>
          <w:kern w:val="0"/>
          <w:sz w:val="24"/>
          <w:szCs w:val="24"/>
        </w:rPr>
        <w:t>专用</w:t>
      </w:r>
      <w:r w:rsidRPr="00A1123C">
        <w:rPr>
          <w:rFonts w:ascii="宋体" w:eastAsia="宋体" w:hAnsi="宋体" w:cs="Arial" w:hint="eastAsia"/>
          <w:kern w:val="0"/>
          <w:sz w:val="24"/>
          <w:szCs w:val="24"/>
        </w:rPr>
        <w:t>设施、空域及航路信息等；构建低空航图基础地理框架，</w:t>
      </w:r>
      <w:r w:rsidR="0006465D">
        <w:rPr>
          <w:rFonts w:ascii="宋体" w:eastAsia="宋体" w:hAnsi="宋体" w:cs="Arial" w:hint="eastAsia"/>
          <w:kern w:val="0"/>
          <w:sz w:val="24"/>
          <w:szCs w:val="24"/>
        </w:rPr>
        <w:t>研究</w:t>
      </w:r>
      <w:r w:rsidRPr="00A1123C">
        <w:rPr>
          <w:rFonts w:ascii="宋体" w:eastAsia="宋体" w:hAnsi="宋体" w:cs="Arial" w:hint="eastAsia"/>
          <w:kern w:val="0"/>
          <w:sz w:val="24"/>
          <w:szCs w:val="24"/>
        </w:rPr>
        <w:t>低空航图要素几何误差传播机理分析</w:t>
      </w:r>
      <w:r w:rsidR="0006465D">
        <w:rPr>
          <w:rFonts w:ascii="宋体" w:eastAsia="宋体" w:hAnsi="宋体" w:cs="Arial" w:hint="eastAsia"/>
          <w:kern w:val="0"/>
          <w:sz w:val="24"/>
          <w:szCs w:val="24"/>
        </w:rPr>
        <w:t>，形成有效的</w:t>
      </w:r>
      <w:r w:rsidRPr="00A1123C">
        <w:rPr>
          <w:rFonts w:ascii="宋体" w:eastAsia="宋体" w:hAnsi="宋体" w:cs="Arial" w:hint="eastAsia"/>
          <w:kern w:val="0"/>
          <w:sz w:val="24"/>
          <w:szCs w:val="24"/>
        </w:rPr>
        <w:t>误差控制方法；综合利用本专项“航空协同透视探测技术系统”和“高精度实景</w:t>
      </w:r>
      <w:r w:rsidRPr="00A1123C">
        <w:rPr>
          <w:rFonts w:ascii="宋体" w:eastAsia="宋体" w:hAnsi="宋体" w:cs="Arial" w:hint="eastAsia"/>
          <w:kern w:val="0"/>
          <w:sz w:val="24"/>
          <w:szCs w:val="24"/>
        </w:rPr>
        <w:lastRenderedPageBreak/>
        <w:t>三维地理实体”等成果，实现大规模高分辨率低空航图的快速</w:t>
      </w:r>
      <w:r w:rsidR="0006465D">
        <w:rPr>
          <w:rFonts w:ascii="宋体" w:eastAsia="宋体" w:hAnsi="宋体" w:cs="Arial" w:hint="eastAsia"/>
          <w:kern w:val="0"/>
          <w:sz w:val="24"/>
          <w:szCs w:val="24"/>
        </w:rPr>
        <w:t>测绘</w:t>
      </w:r>
      <w:r w:rsidRPr="00A1123C">
        <w:rPr>
          <w:rFonts w:ascii="宋体" w:eastAsia="宋体" w:hAnsi="宋体" w:cs="Arial" w:hint="eastAsia"/>
          <w:kern w:val="0"/>
          <w:sz w:val="24"/>
          <w:szCs w:val="24"/>
        </w:rPr>
        <w:t>和关键要素的高精度提取，确保低空航图基础地理框架精度。</w:t>
      </w:r>
    </w:p>
    <w:p w14:paraId="73349930" w14:textId="42CD696C" w:rsidR="009D1B71" w:rsidRPr="00A1123C" w:rsidRDefault="009D1B71" w:rsidP="009D1B71">
      <w:pPr>
        <w:pStyle w:val="6"/>
        <w:adjustRightInd w:val="0"/>
        <w:snapToGrid w:val="0"/>
        <w:spacing w:before="0" w:line="360" w:lineRule="auto"/>
        <w:ind w:firstLineChars="200" w:firstLine="489"/>
        <w:rPr>
          <w:rFonts w:ascii="Times New Roman" w:eastAsia="宋体" w:hAnsi="Times New Roman" w:cs="Times New Roman"/>
          <w:color w:val="000000" w:themeColor="text1"/>
          <w:szCs w:val="28"/>
        </w:rPr>
      </w:pP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hint="eastAsia"/>
          <w:color w:val="000000" w:themeColor="text1"/>
          <w:szCs w:val="28"/>
        </w:rPr>
        <w:t>3</w:t>
      </w:r>
      <w:r w:rsidRPr="00A1123C">
        <w:rPr>
          <w:rFonts w:ascii="Times New Roman" w:eastAsia="宋体" w:hAnsi="Times New Roman" w:cs="Times New Roman"/>
          <w:color w:val="000000" w:themeColor="text1"/>
          <w:szCs w:val="28"/>
        </w:rPr>
        <w:t>）低空多模态协同观测</w:t>
      </w:r>
      <w:r w:rsidRPr="00A1123C">
        <w:rPr>
          <w:rFonts w:ascii="Times New Roman" w:eastAsia="宋体" w:hAnsi="Times New Roman" w:cs="Times New Roman" w:hint="eastAsia"/>
          <w:color w:val="000000" w:themeColor="text1"/>
          <w:szCs w:val="28"/>
        </w:rPr>
        <w:t>专用</w:t>
      </w:r>
      <w:r w:rsidRPr="00A1123C">
        <w:rPr>
          <w:rFonts w:ascii="Times New Roman" w:eastAsia="宋体" w:hAnsi="Times New Roman" w:cs="Times New Roman"/>
          <w:color w:val="000000" w:themeColor="text1"/>
          <w:szCs w:val="28"/>
        </w:rPr>
        <w:t>载荷</w:t>
      </w:r>
      <w:r w:rsidRPr="00A1123C">
        <w:rPr>
          <w:rFonts w:ascii="Times New Roman" w:eastAsia="宋体" w:hAnsi="Times New Roman" w:cs="Times New Roman" w:hint="eastAsia"/>
          <w:color w:val="000000" w:themeColor="text1"/>
          <w:szCs w:val="28"/>
        </w:rPr>
        <w:t>集成</w:t>
      </w:r>
      <w:r w:rsidRPr="00A1123C">
        <w:rPr>
          <w:rFonts w:ascii="Times New Roman" w:eastAsia="宋体" w:hAnsi="Times New Roman" w:cs="Times New Roman"/>
          <w:color w:val="000000" w:themeColor="text1"/>
          <w:szCs w:val="28"/>
        </w:rPr>
        <w:t>研发</w:t>
      </w:r>
    </w:p>
    <w:p w14:paraId="43E5C73D" w14:textId="512C81F7"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针对电线、塔杆等低空细小障碍物要素变化快、</w:t>
      </w:r>
      <w:r w:rsidR="00B172F4">
        <w:rPr>
          <w:rFonts w:ascii="宋体" w:eastAsia="宋体" w:hAnsi="宋体" w:cs="Arial" w:hint="eastAsia"/>
          <w:kern w:val="0"/>
          <w:sz w:val="24"/>
          <w:szCs w:val="24"/>
        </w:rPr>
        <w:t>单一手段难以有效观测的</w:t>
      </w:r>
      <w:r w:rsidRPr="00A1123C">
        <w:rPr>
          <w:rFonts w:ascii="宋体" w:eastAsia="宋体" w:hAnsi="宋体" w:cs="Arial" w:hint="eastAsia"/>
          <w:kern w:val="0"/>
          <w:sz w:val="24"/>
          <w:szCs w:val="24"/>
        </w:rPr>
        <w:t>问题，开展低空多模态协同观测专用载荷方案设计；</w:t>
      </w:r>
      <w:r w:rsidR="0006465D">
        <w:rPr>
          <w:rFonts w:ascii="宋体" w:eastAsia="宋体" w:hAnsi="宋体" w:cs="Arial" w:hint="eastAsia"/>
          <w:kern w:val="0"/>
          <w:sz w:val="24"/>
          <w:szCs w:val="24"/>
        </w:rPr>
        <w:t>建立</w:t>
      </w:r>
      <w:r w:rsidRPr="00A1123C">
        <w:rPr>
          <w:rFonts w:ascii="宋体" w:eastAsia="宋体" w:hAnsi="宋体" w:cs="Arial" w:hint="eastAsia"/>
          <w:kern w:val="0"/>
          <w:sz w:val="24"/>
          <w:szCs w:val="24"/>
        </w:rPr>
        <w:t>基于低成本无人机的高精度高分辨率协同探测新方法，设计光学倾斜、激光雷达和SAR观测载荷</w:t>
      </w:r>
      <w:r w:rsidR="0006465D">
        <w:rPr>
          <w:rFonts w:ascii="宋体" w:eastAsia="宋体" w:hAnsi="宋体" w:cs="Arial" w:hint="eastAsia"/>
          <w:kern w:val="0"/>
          <w:sz w:val="24"/>
          <w:szCs w:val="24"/>
        </w:rPr>
        <w:t>的</w:t>
      </w:r>
      <w:r w:rsidRPr="00A1123C">
        <w:rPr>
          <w:rFonts w:ascii="宋体" w:eastAsia="宋体" w:hAnsi="宋体" w:cs="Arial" w:hint="eastAsia"/>
          <w:kern w:val="0"/>
          <w:sz w:val="24"/>
          <w:szCs w:val="24"/>
        </w:rPr>
        <w:t>关键参数和轻量化共轴结构；研究无人机多模态异构载荷的内外参数标定、数据时空同步采集和数据质量控制等预处理方法；开展自研专用载荷的关键性能参数</w:t>
      </w:r>
      <w:r w:rsidR="00175D1F" w:rsidRPr="00A1123C">
        <w:rPr>
          <w:rFonts w:ascii="宋体" w:eastAsia="宋体" w:hAnsi="宋体" w:cs="Arial" w:hint="eastAsia"/>
          <w:kern w:val="0"/>
          <w:sz w:val="24"/>
          <w:szCs w:val="24"/>
        </w:rPr>
        <w:t>室内外</w:t>
      </w:r>
      <w:r w:rsidRPr="00A1123C">
        <w:rPr>
          <w:rFonts w:ascii="宋体" w:eastAsia="宋体" w:hAnsi="宋体" w:cs="Arial" w:hint="eastAsia"/>
          <w:kern w:val="0"/>
          <w:sz w:val="24"/>
          <w:szCs w:val="24"/>
        </w:rPr>
        <w:t>测试与迭代优化，形成一套厘米级精度的低空航图障碍物协同观测专用设备。</w:t>
      </w:r>
    </w:p>
    <w:p w14:paraId="6119524A" w14:textId="77777777" w:rsidR="009D1B71" w:rsidRPr="00A1123C" w:rsidRDefault="009D1B71" w:rsidP="009D1B71">
      <w:pPr>
        <w:pStyle w:val="6"/>
        <w:adjustRightInd w:val="0"/>
        <w:snapToGrid w:val="0"/>
        <w:spacing w:before="0" w:line="360" w:lineRule="auto"/>
        <w:ind w:firstLineChars="200" w:firstLine="489"/>
        <w:rPr>
          <w:rFonts w:ascii="Times New Roman" w:eastAsia="宋体" w:hAnsi="Times New Roman" w:cs="Times New Roman"/>
          <w:color w:val="000000" w:themeColor="text1"/>
          <w:szCs w:val="28"/>
        </w:rPr>
      </w:pP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hint="eastAsia"/>
          <w:color w:val="000000" w:themeColor="text1"/>
          <w:szCs w:val="28"/>
        </w:rPr>
        <w:t>4</w:t>
      </w: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hint="eastAsia"/>
          <w:color w:val="000000" w:themeColor="text1"/>
          <w:szCs w:val="28"/>
        </w:rPr>
        <w:t>低空飞行航图细小障碍物高精度自动化提取识别</w:t>
      </w:r>
    </w:p>
    <w:p w14:paraId="2376C6A3" w14:textId="091A42DB"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针对低空细小障碍物遥感特征微弱</w:t>
      </w:r>
      <w:r w:rsidR="00B172F4">
        <w:rPr>
          <w:rFonts w:ascii="宋体" w:eastAsia="宋体" w:hAnsi="宋体" w:cs="Arial" w:hint="eastAsia"/>
          <w:kern w:val="0"/>
          <w:sz w:val="24"/>
          <w:szCs w:val="24"/>
        </w:rPr>
        <w:t>、</w:t>
      </w:r>
      <w:r w:rsidRPr="00A1123C">
        <w:rPr>
          <w:rFonts w:ascii="宋体" w:eastAsia="宋体" w:hAnsi="宋体" w:cs="Arial" w:hint="eastAsia"/>
          <w:kern w:val="0"/>
          <w:sz w:val="24"/>
          <w:szCs w:val="24"/>
        </w:rPr>
        <w:t>精确提取</w:t>
      </w:r>
      <w:r w:rsidR="00B172F4">
        <w:rPr>
          <w:rFonts w:ascii="宋体" w:eastAsia="宋体" w:hAnsi="宋体" w:cs="Arial" w:hint="eastAsia"/>
          <w:kern w:val="0"/>
          <w:sz w:val="24"/>
          <w:szCs w:val="24"/>
        </w:rPr>
        <w:t>识别困难</w:t>
      </w:r>
      <w:r w:rsidRPr="00A1123C">
        <w:rPr>
          <w:rFonts w:ascii="宋体" w:eastAsia="宋体" w:hAnsi="宋体" w:cs="Arial" w:hint="eastAsia"/>
          <w:kern w:val="0"/>
          <w:sz w:val="24"/>
          <w:szCs w:val="24"/>
        </w:rPr>
        <w:t>的问题，研究</w:t>
      </w:r>
      <w:r w:rsidR="00B172F4">
        <w:rPr>
          <w:rFonts w:ascii="宋体" w:eastAsia="宋体" w:hAnsi="宋体" w:cs="Arial" w:hint="eastAsia"/>
          <w:kern w:val="0"/>
          <w:sz w:val="24"/>
          <w:szCs w:val="24"/>
        </w:rPr>
        <w:t>专门针对（3）中研制集成载荷</w:t>
      </w:r>
      <w:r w:rsidRPr="00A1123C">
        <w:rPr>
          <w:rFonts w:ascii="宋体" w:eastAsia="宋体" w:hAnsi="宋体" w:cs="Arial" w:hint="eastAsia"/>
          <w:kern w:val="0"/>
          <w:sz w:val="24"/>
          <w:szCs w:val="24"/>
        </w:rPr>
        <w:t>的细小障碍物高精度提取和识别方法；</w:t>
      </w:r>
      <w:r w:rsidR="00B172F4">
        <w:rPr>
          <w:rFonts w:ascii="宋体" w:eastAsia="宋体" w:hAnsi="宋体" w:cs="Arial" w:hint="eastAsia"/>
          <w:kern w:val="0"/>
          <w:sz w:val="24"/>
          <w:szCs w:val="24"/>
        </w:rPr>
        <w:t>具体包括：</w:t>
      </w:r>
      <w:r w:rsidRPr="00A1123C">
        <w:rPr>
          <w:rFonts w:ascii="宋体" w:eastAsia="宋体" w:hAnsi="宋体" w:cs="Arial" w:hint="eastAsia"/>
          <w:kern w:val="0"/>
          <w:sz w:val="24"/>
          <w:szCs w:val="24"/>
        </w:rPr>
        <w:t>构建基于视觉提示模型和开源/众包地理矢量数据融合的低空细小障碍物自动化标注样本库；揭示</w:t>
      </w:r>
      <w:r w:rsidR="00175D1F" w:rsidRPr="00A1123C">
        <w:rPr>
          <w:rFonts w:ascii="宋体" w:eastAsia="宋体" w:hAnsi="宋体" w:cs="Arial" w:hint="eastAsia"/>
          <w:kern w:val="0"/>
          <w:sz w:val="24"/>
          <w:szCs w:val="24"/>
        </w:rPr>
        <w:t>多模态遥感影像中</w:t>
      </w:r>
      <w:r w:rsidRPr="00A1123C">
        <w:rPr>
          <w:rFonts w:ascii="宋体" w:eastAsia="宋体" w:hAnsi="宋体" w:cs="Arial" w:hint="eastAsia"/>
          <w:kern w:val="0"/>
          <w:sz w:val="24"/>
          <w:szCs w:val="24"/>
        </w:rPr>
        <w:t>低空细小障碍物的几何、辐射、光谱等特性规律，建立其定量关系及自适应损失函数模型；借鉴本专项“高分辨率遥感智能处理”的成果，</w:t>
      </w:r>
      <w:r w:rsidR="00175D1F" w:rsidRPr="00A1123C">
        <w:rPr>
          <w:rFonts w:ascii="宋体" w:eastAsia="宋体" w:hAnsi="宋体" w:cs="Arial" w:hint="eastAsia"/>
          <w:kern w:val="0"/>
          <w:sz w:val="24"/>
          <w:szCs w:val="24"/>
        </w:rPr>
        <w:t>研究</w:t>
      </w:r>
      <w:r w:rsidRPr="00A1123C">
        <w:rPr>
          <w:rFonts w:ascii="宋体" w:eastAsia="宋体" w:hAnsi="宋体" w:cs="Arial" w:hint="eastAsia"/>
          <w:kern w:val="0"/>
          <w:sz w:val="24"/>
          <w:szCs w:val="24"/>
        </w:rPr>
        <w:t>基于大规模自动化样本库的模型预训练方法和迭代优化技术，实现</w:t>
      </w:r>
      <w:r w:rsidR="00B172F4">
        <w:rPr>
          <w:rFonts w:ascii="宋体" w:eastAsia="宋体" w:hAnsi="宋体" w:cs="Arial" w:hint="eastAsia"/>
          <w:kern w:val="0"/>
          <w:sz w:val="24"/>
          <w:szCs w:val="24"/>
        </w:rPr>
        <w:t>光学、激光雷达和SAR融合的</w:t>
      </w:r>
      <w:r w:rsidRPr="00A1123C">
        <w:rPr>
          <w:rFonts w:ascii="宋体" w:eastAsia="宋体" w:hAnsi="宋体" w:cs="Arial" w:hint="eastAsia"/>
          <w:kern w:val="0"/>
          <w:sz w:val="24"/>
          <w:szCs w:val="24"/>
        </w:rPr>
        <w:t>细小障碍物要素自动化精确提取、识别和定位。</w:t>
      </w:r>
    </w:p>
    <w:p w14:paraId="1EAF2852" w14:textId="77777777" w:rsidR="009D1B71" w:rsidRPr="00A1123C" w:rsidRDefault="009D1B71" w:rsidP="009D1B71">
      <w:pPr>
        <w:pStyle w:val="6"/>
        <w:adjustRightInd w:val="0"/>
        <w:snapToGrid w:val="0"/>
        <w:spacing w:before="0" w:line="360" w:lineRule="auto"/>
        <w:ind w:firstLineChars="200" w:firstLine="489"/>
        <w:rPr>
          <w:rFonts w:ascii="Times New Roman" w:eastAsia="宋体" w:hAnsi="Times New Roman" w:cs="Times New Roman"/>
          <w:color w:val="000000" w:themeColor="text1"/>
          <w:szCs w:val="28"/>
        </w:rPr>
      </w:pP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color w:val="000000" w:themeColor="text1"/>
          <w:szCs w:val="28"/>
        </w:rPr>
        <w:t>5</w:t>
      </w:r>
      <w:r w:rsidRPr="00A1123C">
        <w:rPr>
          <w:rFonts w:ascii="Times New Roman" w:eastAsia="宋体" w:hAnsi="Times New Roman" w:cs="Times New Roman"/>
          <w:color w:val="000000" w:themeColor="text1"/>
          <w:szCs w:val="28"/>
        </w:rPr>
        <w:t>）</w:t>
      </w:r>
      <w:r w:rsidRPr="00A1123C">
        <w:rPr>
          <w:rFonts w:ascii="Times New Roman" w:eastAsia="宋体" w:hAnsi="Times New Roman" w:cs="Times New Roman" w:hint="eastAsia"/>
          <w:color w:val="000000" w:themeColor="text1"/>
          <w:szCs w:val="28"/>
        </w:rPr>
        <w:t>星空地协同的</w:t>
      </w:r>
      <w:r w:rsidRPr="00A1123C">
        <w:rPr>
          <w:rFonts w:ascii="Times New Roman" w:eastAsia="宋体" w:hAnsi="Times New Roman" w:cs="Times New Roman"/>
          <w:color w:val="000000" w:themeColor="text1"/>
          <w:szCs w:val="28"/>
        </w:rPr>
        <w:t>低空航图</w:t>
      </w:r>
      <w:r w:rsidRPr="00A1123C">
        <w:rPr>
          <w:rFonts w:ascii="Times New Roman" w:eastAsia="宋体" w:hAnsi="Times New Roman" w:cs="Times New Roman" w:hint="eastAsia"/>
          <w:color w:val="000000" w:themeColor="text1"/>
          <w:szCs w:val="28"/>
        </w:rPr>
        <w:t>高精度构建与快速动态</w:t>
      </w:r>
      <w:r w:rsidRPr="00A1123C">
        <w:rPr>
          <w:rFonts w:ascii="Times New Roman" w:eastAsia="宋体" w:hAnsi="Times New Roman" w:cs="Times New Roman"/>
          <w:color w:val="000000" w:themeColor="text1"/>
          <w:szCs w:val="28"/>
        </w:rPr>
        <w:t>更新</w:t>
      </w:r>
    </w:p>
    <w:p w14:paraId="40AA81BE" w14:textId="791D2361"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A1123C">
        <w:rPr>
          <w:rFonts w:ascii="宋体" w:eastAsia="宋体" w:hAnsi="宋体" w:cs="Arial" w:hint="eastAsia"/>
          <w:kern w:val="0"/>
          <w:sz w:val="24"/>
          <w:szCs w:val="24"/>
        </w:rPr>
        <w:t>针对低空飞行对高精度、</w:t>
      </w:r>
      <w:r w:rsidR="00377BAA" w:rsidRPr="00A1123C">
        <w:rPr>
          <w:rFonts w:ascii="宋体" w:eastAsia="宋体" w:hAnsi="宋体" w:cs="Arial" w:hint="eastAsia"/>
          <w:kern w:val="0"/>
          <w:sz w:val="24"/>
          <w:szCs w:val="24"/>
        </w:rPr>
        <w:t>高时效</w:t>
      </w:r>
      <w:r w:rsidRPr="00A1123C">
        <w:rPr>
          <w:rFonts w:ascii="宋体" w:eastAsia="宋体" w:hAnsi="宋体" w:cs="Arial" w:hint="eastAsia"/>
          <w:kern w:val="0"/>
          <w:sz w:val="24"/>
          <w:szCs w:val="24"/>
        </w:rPr>
        <w:t>低空航图</w:t>
      </w:r>
      <w:r w:rsidR="00B172F4">
        <w:rPr>
          <w:rFonts w:ascii="宋体" w:eastAsia="宋体" w:hAnsi="宋体" w:cs="Arial" w:hint="eastAsia"/>
          <w:kern w:val="0"/>
          <w:sz w:val="24"/>
          <w:szCs w:val="24"/>
        </w:rPr>
        <w:t>的</w:t>
      </w:r>
      <w:r w:rsidRPr="00A1123C">
        <w:rPr>
          <w:rFonts w:ascii="宋体" w:eastAsia="宋体" w:hAnsi="宋体" w:cs="Arial" w:hint="eastAsia"/>
          <w:kern w:val="0"/>
          <w:sz w:val="24"/>
          <w:szCs w:val="24"/>
        </w:rPr>
        <w:t>需求，研究“</w:t>
      </w:r>
      <w:r w:rsidRPr="00A1123C">
        <w:rPr>
          <w:rFonts w:ascii="宋体" w:eastAsia="宋体" w:hAnsi="宋体" w:cs="Arial"/>
          <w:kern w:val="0"/>
          <w:sz w:val="24"/>
          <w:szCs w:val="24"/>
        </w:rPr>
        <w:t>航空基准-卫星筛查-近地</w:t>
      </w:r>
      <w:r w:rsidRPr="00A1123C">
        <w:rPr>
          <w:rFonts w:ascii="宋体" w:eastAsia="宋体" w:hAnsi="宋体" w:cs="Arial" w:hint="eastAsia"/>
          <w:kern w:val="0"/>
          <w:sz w:val="24"/>
          <w:szCs w:val="24"/>
        </w:rPr>
        <w:t>提取”的星空地三维一体低空航图构建和快速动态更新体制；</w:t>
      </w:r>
      <w:r w:rsidR="00B172F4">
        <w:rPr>
          <w:rFonts w:ascii="宋体" w:eastAsia="宋体" w:hAnsi="宋体" w:cs="Arial" w:hint="eastAsia"/>
          <w:kern w:val="0"/>
          <w:sz w:val="24"/>
          <w:szCs w:val="24"/>
        </w:rPr>
        <w:t>发展</w:t>
      </w:r>
      <w:r w:rsidRPr="00A1123C">
        <w:rPr>
          <w:rFonts w:ascii="宋体" w:eastAsia="宋体" w:hAnsi="宋体" w:cs="Arial" w:hint="eastAsia"/>
          <w:kern w:val="0"/>
          <w:sz w:val="24"/>
          <w:szCs w:val="24"/>
        </w:rPr>
        <w:t>融合基础地理框架和低空细小障碍物等要素的高精度低空航图构建</w:t>
      </w:r>
      <w:r w:rsidR="00377BAA" w:rsidRPr="00A1123C">
        <w:rPr>
          <w:rFonts w:ascii="宋体" w:eastAsia="宋体" w:hAnsi="宋体" w:cs="Arial" w:hint="eastAsia"/>
          <w:kern w:val="0"/>
          <w:sz w:val="24"/>
          <w:szCs w:val="24"/>
        </w:rPr>
        <w:t>技术</w:t>
      </w:r>
      <w:r w:rsidRPr="00A1123C">
        <w:rPr>
          <w:rFonts w:ascii="宋体" w:eastAsia="宋体" w:hAnsi="宋体" w:cs="Arial" w:hint="eastAsia"/>
          <w:kern w:val="0"/>
          <w:sz w:val="24"/>
          <w:szCs w:val="24"/>
        </w:rPr>
        <w:t>；以高精度航空数据为</w:t>
      </w:r>
      <w:r w:rsidR="00B172F4">
        <w:rPr>
          <w:rFonts w:ascii="宋体" w:eastAsia="宋体" w:hAnsi="宋体" w:cs="Arial" w:hint="eastAsia"/>
          <w:kern w:val="0"/>
          <w:sz w:val="24"/>
          <w:szCs w:val="24"/>
        </w:rPr>
        <w:t>基准</w:t>
      </w:r>
      <w:r w:rsidRPr="00A1123C">
        <w:rPr>
          <w:rFonts w:ascii="宋体" w:eastAsia="宋体" w:hAnsi="宋体" w:cs="Arial" w:hint="eastAsia"/>
          <w:kern w:val="0"/>
          <w:sz w:val="24"/>
          <w:szCs w:val="24"/>
        </w:rPr>
        <w:t>，</w:t>
      </w:r>
      <w:r w:rsidR="00B172F4">
        <w:rPr>
          <w:rFonts w:ascii="宋体" w:eastAsia="宋体" w:hAnsi="宋体" w:cs="Arial" w:hint="eastAsia"/>
          <w:kern w:val="0"/>
          <w:sz w:val="24"/>
          <w:szCs w:val="24"/>
        </w:rPr>
        <w:t>提出</w:t>
      </w:r>
      <w:r w:rsidRPr="00A1123C">
        <w:rPr>
          <w:rFonts w:ascii="宋体" w:eastAsia="宋体" w:hAnsi="宋体" w:cs="Arial" w:hint="eastAsia"/>
          <w:kern w:val="0"/>
          <w:sz w:val="24"/>
          <w:szCs w:val="24"/>
        </w:rPr>
        <w:t>多星组网高频次观测的大</w:t>
      </w:r>
      <w:r w:rsidR="00377BAA" w:rsidRPr="00A1123C">
        <w:rPr>
          <w:rFonts w:ascii="宋体" w:eastAsia="宋体" w:hAnsi="宋体" w:cs="Arial" w:hint="eastAsia"/>
          <w:kern w:val="0"/>
          <w:sz w:val="24"/>
          <w:szCs w:val="24"/>
        </w:rPr>
        <w:t>场景变化</w:t>
      </w:r>
      <w:r w:rsidRPr="00A1123C">
        <w:rPr>
          <w:rFonts w:ascii="宋体" w:eastAsia="宋体" w:hAnsi="宋体" w:cs="Arial" w:hint="eastAsia"/>
          <w:kern w:val="0"/>
          <w:sz w:val="24"/>
          <w:szCs w:val="24"/>
        </w:rPr>
        <w:t>快速检测和筛选方法；研究</w:t>
      </w:r>
      <w:r w:rsidR="00A1123C" w:rsidRPr="00A1123C">
        <w:rPr>
          <w:rFonts w:ascii="宋体" w:eastAsia="宋体" w:hAnsi="宋体" w:cs="Arial" w:hint="eastAsia"/>
          <w:kern w:val="0"/>
          <w:sz w:val="24"/>
          <w:szCs w:val="24"/>
        </w:rPr>
        <w:t>基于集群</w:t>
      </w:r>
      <w:r w:rsidRPr="00A1123C">
        <w:rPr>
          <w:rFonts w:ascii="宋体" w:eastAsia="宋体" w:hAnsi="宋体" w:cs="Arial" w:hint="eastAsia"/>
          <w:kern w:val="0"/>
          <w:sz w:val="24"/>
          <w:szCs w:val="24"/>
        </w:rPr>
        <w:t>无人机的变化目标</w:t>
      </w:r>
      <w:r w:rsidR="00A1123C" w:rsidRPr="00A1123C">
        <w:rPr>
          <w:rFonts w:ascii="宋体" w:eastAsia="宋体" w:hAnsi="宋体" w:cs="Arial" w:hint="eastAsia"/>
          <w:kern w:val="0"/>
          <w:sz w:val="24"/>
          <w:szCs w:val="24"/>
        </w:rPr>
        <w:t>高效检测</w:t>
      </w:r>
      <w:r w:rsidRPr="00A1123C">
        <w:rPr>
          <w:rFonts w:ascii="宋体" w:eastAsia="宋体" w:hAnsi="宋体" w:cs="Arial" w:hint="eastAsia"/>
          <w:kern w:val="0"/>
          <w:sz w:val="24"/>
          <w:szCs w:val="24"/>
        </w:rPr>
        <w:t>确认和位置</w:t>
      </w:r>
      <w:r w:rsidR="00B172F4">
        <w:rPr>
          <w:rFonts w:ascii="宋体" w:eastAsia="宋体" w:hAnsi="宋体" w:cs="Arial" w:hint="eastAsia"/>
          <w:kern w:val="0"/>
          <w:sz w:val="24"/>
          <w:szCs w:val="24"/>
        </w:rPr>
        <w:t>精算</w:t>
      </w:r>
      <w:r w:rsidRPr="00A1123C">
        <w:rPr>
          <w:rFonts w:ascii="宋体" w:eastAsia="宋体" w:hAnsi="宋体" w:cs="Arial" w:hint="eastAsia"/>
          <w:kern w:val="0"/>
          <w:sz w:val="24"/>
          <w:szCs w:val="24"/>
        </w:rPr>
        <w:t>技术；利用项目研发的多模态自适应</w:t>
      </w:r>
      <w:r w:rsidRPr="00A1123C">
        <w:rPr>
          <w:rFonts w:ascii="宋体" w:eastAsia="宋体" w:hAnsi="宋体" w:cs="Arial"/>
          <w:kern w:val="0"/>
          <w:sz w:val="24"/>
          <w:szCs w:val="24"/>
        </w:rPr>
        <w:t>协同观测载荷</w:t>
      </w:r>
      <w:r w:rsidRPr="00A1123C">
        <w:rPr>
          <w:rFonts w:ascii="宋体" w:eastAsia="宋体" w:hAnsi="宋体" w:cs="Arial" w:hint="eastAsia"/>
          <w:kern w:val="0"/>
          <w:sz w:val="24"/>
          <w:szCs w:val="24"/>
        </w:rPr>
        <w:t>开展变化目标抵近观测和三维矢量提取，综合课题</w:t>
      </w:r>
      <w:r w:rsidR="00377BAA" w:rsidRPr="00A1123C">
        <w:rPr>
          <w:rFonts w:ascii="宋体" w:eastAsia="宋体" w:hAnsi="宋体" w:cs="Arial" w:hint="eastAsia"/>
          <w:kern w:val="0"/>
          <w:sz w:val="24"/>
          <w:szCs w:val="24"/>
        </w:rPr>
        <w:t>2</w:t>
      </w:r>
      <w:r w:rsidR="00B172F4">
        <w:rPr>
          <w:rFonts w:ascii="宋体" w:eastAsia="宋体" w:hAnsi="宋体" w:cs="Arial" w:hint="eastAsia"/>
          <w:kern w:val="0"/>
          <w:sz w:val="24"/>
          <w:szCs w:val="24"/>
        </w:rPr>
        <w:t>中</w:t>
      </w:r>
      <w:r w:rsidR="00377BAA" w:rsidRPr="00A1123C">
        <w:rPr>
          <w:rFonts w:ascii="宋体" w:eastAsia="宋体" w:hAnsi="宋体" w:cs="Arial" w:hint="eastAsia"/>
          <w:kern w:val="0"/>
          <w:sz w:val="24"/>
          <w:szCs w:val="24"/>
        </w:rPr>
        <w:t>高效感知</w:t>
      </w:r>
      <w:r w:rsidRPr="00A1123C">
        <w:rPr>
          <w:rFonts w:ascii="宋体" w:eastAsia="宋体" w:hAnsi="宋体" w:cs="Arial" w:hint="eastAsia"/>
          <w:kern w:val="0"/>
          <w:sz w:val="24"/>
          <w:szCs w:val="24"/>
        </w:rPr>
        <w:t>障碍物信息，实现低空航图要素小时级更新</w:t>
      </w:r>
      <w:r w:rsidRPr="00A1123C">
        <w:rPr>
          <w:rFonts w:ascii="宋体" w:eastAsia="宋体" w:hAnsi="宋体" w:cs="Arial"/>
          <w:kern w:val="0"/>
          <w:sz w:val="24"/>
          <w:szCs w:val="24"/>
        </w:rPr>
        <w:t>。</w:t>
      </w:r>
    </w:p>
    <w:p w14:paraId="68403973" w14:textId="77777777" w:rsidR="009D1B71" w:rsidRPr="00A1123C" w:rsidRDefault="009D1B71" w:rsidP="009D1B71">
      <w:pPr>
        <w:pStyle w:val="a7"/>
        <w:widowControl/>
        <w:numPr>
          <w:ilvl w:val="0"/>
          <w:numId w:val="3"/>
        </w:numPr>
        <w:spacing w:line="360" w:lineRule="auto"/>
        <w:ind w:firstLineChars="0"/>
        <w:outlineLvl w:val="4"/>
        <w:rPr>
          <w:rFonts w:ascii="Times New Roman" w:hAnsi="Times New Roman"/>
          <w:b/>
          <w:bCs/>
          <w:color w:val="000000" w:themeColor="text1"/>
          <w:kern w:val="0"/>
          <w:sz w:val="24"/>
        </w:rPr>
      </w:pPr>
      <w:r w:rsidRPr="00A1123C">
        <w:rPr>
          <w:rFonts w:ascii="Times New Roman" w:hAnsi="Times New Roman"/>
          <w:b/>
          <w:bCs/>
          <w:color w:val="000000" w:themeColor="text1"/>
          <w:kern w:val="0"/>
          <w:sz w:val="24"/>
        </w:rPr>
        <w:t>拟解决的重大科学问题或关键技术问题</w:t>
      </w:r>
    </w:p>
    <w:p w14:paraId="02E8F268" w14:textId="0DDC85E8" w:rsidR="009D1B71" w:rsidRDefault="009D1B71" w:rsidP="009D1B71">
      <w:pPr>
        <w:pStyle w:val="a7"/>
        <w:numPr>
          <w:ilvl w:val="0"/>
          <w:numId w:val="21"/>
        </w:numPr>
        <w:adjustRightInd w:val="0"/>
        <w:snapToGrid w:val="0"/>
        <w:spacing w:line="360" w:lineRule="auto"/>
        <w:ind w:firstLineChars="0"/>
        <w:rPr>
          <w:rFonts w:ascii="宋体" w:eastAsia="宋体" w:hAnsi="宋体" w:cs="Arial"/>
          <w:b/>
          <w:bCs/>
          <w:kern w:val="0"/>
          <w:sz w:val="24"/>
          <w:szCs w:val="24"/>
        </w:rPr>
      </w:pPr>
      <w:bookmarkStart w:id="3" w:name="OLE_LINK6"/>
      <w:bookmarkStart w:id="4" w:name="OLE_LINK5"/>
      <w:commentRangeStart w:id="5"/>
      <w:r w:rsidRPr="00A1123C">
        <w:rPr>
          <w:rFonts w:ascii="宋体" w:eastAsia="宋体" w:hAnsi="宋体" w:cs="Arial" w:hint="eastAsia"/>
          <w:b/>
          <w:bCs/>
          <w:kern w:val="0"/>
          <w:sz w:val="24"/>
          <w:szCs w:val="24"/>
        </w:rPr>
        <w:t>低空细小障碍物</w:t>
      </w:r>
      <w:r w:rsidR="00B172F4">
        <w:rPr>
          <w:rFonts w:ascii="宋体" w:eastAsia="宋体" w:hAnsi="宋体" w:cs="Arial" w:hint="eastAsia"/>
          <w:b/>
          <w:bCs/>
          <w:kern w:val="0"/>
          <w:sz w:val="24"/>
          <w:szCs w:val="24"/>
        </w:rPr>
        <w:t>协同观测</w:t>
      </w:r>
      <w:r w:rsidRPr="00A1123C">
        <w:rPr>
          <w:rFonts w:ascii="宋体" w:eastAsia="宋体" w:hAnsi="宋体" w:cs="Arial" w:hint="eastAsia"/>
          <w:b/>
          <w:bCs/>
          <w:kern w:val="0"/>
          <w:sz w:val="24"/>
          <w:szCs w:val="24"/>
        </w:rPr>
        <w:t>与</w:t>
      </w:r>
      <w:r w:rsidR="00B172F4">
        <w:rPr>
          <w:rFonts w:ascii="宋体" w:eastAsia="宋体" w:hAnsi="宋体" w:cs="Arial" w:hint="eastAsia"/>
          <w:b/>
          <w:bCs/>
          <w:kern w:val="0"/>
          <w:sz w:val="24"/>
          <w:szCs w:val="24"/>
        </w:rPr>
        <w:t>高精度识别</w:t>
      </w:r>
      <w:bookmarkEnd w:id="3"/>
      <w:commentRangeEnd w:id="5"/>
      <w:r w:rsidR="004E4BA1">
        <w:rPr>
          <w:rStyle w:val="a8"/>
        </w:rPr>
        <w:commentReference w:id="5"/>
      </w:r>
    </w:p>
    <w:bookmarkEnd w:id="4"/>
    <w:p w14:paraId="359F7C62" w14:textId="1072F43A" w:rsidR="0098779F" w:rsidRPr="00552F44" w:rsidRDefault="0098779F" w:rsidP="00552F44">
      <w:pPr>
        <w:adjustRightInd w:val="0"/>
        <w:snapToGrid w:val="0"/>
        <w:spacing w:line="360" w:lineRule="auto"/>
        <w:ind w:firstLineChars="200" w:firstLine="480"/>
        <w:rPr>
          <w:rFonts w:ascii="宋体" w:eastAsia="宋体" w:hAnsi="宋体" w:cs="Arial"/>
          <w:kern w:val="0"/>
          <w:sz w:val="24"/>
          <w:szCs w:val="24"/>
        </w:rPr>
      </w:pPr>
      <w:r w:rsidRPr="00552F44">
        <w:rPr>
          <w:rFonts w:ascii="宋体" w:eastAsia="宋体" w:hAnsi="宋体" w:cs="Arial"/>
          <w:kern w:val="0"/>
          <w:sz w:val="24"/>
          <w:szCs w:val="24"/>
        </w:rPr>
        <w:t>低空细小障碍物是航图构建与动态更新的核心挑战，</w:t>
      </w:r>
      <w:r w:rsidR="004E4BA1" w:rsidRPr="004E4BA1">
        <w:rPr>
          <w:rFonts w:ascii="宋体" w:eastAsia="宋体" w:hAnsi="宋体" w:cs="Arial" w:hint="eastAsia"/>
          <w:kern w:val="0"/>
          <w:sz w:val="24"/>
          <w:szCs w:val="24"/>
        </w:rPr>
        <w:t>直接制约</w:t>
      </w:r>
      <w:r w:rsidR="00616C17">
        <w:rPr>
          <w:rFonts w:ascii="宋体" w:eastAsia="宋体" w:hAnsi="宋体" w:cs="Arial" w:hint="eastAsia"/>
          <w:kern w:val="0"/>
          <w:sz w:val="24"/>
          <w:szCs w:val="24"/>
        </w:rPr>
        <w:t>低空</w:t>
      </w:r>
      <w:r w:rsidR="004E4BA1" w:rsidRPr="004E4BA1">
        <w:rPr>
          <w:rFonts w:ascii="宋体" w:eastAsia="宋体" w:hAnsi="宋体" w:cs="Arial" w:hint="eastAsia"/>
          <w:kern w:val="0"/>
          <w:sz w:val="24"/>
          <w:szCs w:val="24"/>
        </w:rPr>
        <w:t>航图在低空飞行避障、航路精准规划、实时安全预警</w:t>
      </w:r>
      <w:r w:rsidR="004E4BA1">
        <w:rPr>
          <w:rFonts w:ascii="宋体" w:eastAsia="宋体" w:hAnsi="宋体" w:cs="Arial" w:hint="eastAsia"/>
          <w:kern w:val="0"/>
          <w:sz w:val="24"/>
          <w:szCs w:val="24"/>
        </w:rPr>
        <w:t>等</w:t>
      </w:r>
      <w:r w:rsidR="004E4BA1" w:rsidRPr="004E4BA1">
        <w:rPr>
          <w:rFonts w:ascii="宋体" w:eastAsia="宋体" w:hAnsi="宋体" w:cs="Arial" w:hint="eastAsia"/>
          <w:kern w:val="0"/>
          <w:sz w:val="24"/>
          <w:szCs w:val="24"/>
        </w:rPr>
        <w:t>方面的使用性能</w:t>
      </w:r>
      <w:r w:rsidR="005731CA">
        <w:rPr>
          <w:rFonts w:ascii="宋体" w:eastAsia="宋体" w:hAnsi="宋体" w:cs="Arial" w:hint="eastAsia"/>
          <w:kern w:val="0"/>
          <w:sz w:val="24"/>
          <w:szCs w:val="24"/>
        </w:rPr>
        <w:t>；</w:t>
      </w:r>
      <w:r w:rsidR="004E4BA1" w:rsidRPr="004E4BA1">
        <w:rPr>
          <w:rFonts w:ascii="宋体" w:eastAsia="宋体" w:hAnsi="宋体" w:cs="Arial" w:hint="eastAsia"/>
          <w:kern w:val="0"/>
          <w:sz w:val="24"/>
          <w:szCs w:val="24"/>
        </w:rPr>
        <w:t>相较于民航</w:t>
      </w:r>
      <w:r w:rsidR="005731CA">
        <w:rPr>
          <w:rFonts w:ascii="宋体" w:eastAsia="宋体" w:hAnsi="宋体" w:cs="Arial" w:hint="eastAsia"/>
          <w:kern w:val="0"/>
          <w:sz w:val="24"/>
          <w:szCs w:val="24"/>
        </w:rPr>
        <w:t>和</w:t>
      </w:r>
      <w:r w:rsidR="004E4BA1" w:rsidRPr="004E4BA1">
        <w:rPr>
          <w:rFonts w:ascii="宋体" w:eastAsia="宋体" w:hAnsi="宋体" w:cs="Arial" w:hint="eastAsia"/>
          <w:kern w:val="0"/>
          <w:sz w:val="24"/>
          <w:szCs w:val="24"/>
        </w:rPr>
        <w:t>地</w:t>
      </w:r>
      <w:r w:rsidR="004E4BA1" w:rsidRPr="004E4BA1">
        <w:rPr>
          <w:rFonts w:ascii="宋体" w:eastAsia="宋体" w:hAnsi="宋体" w:cs="Arial" w:hint="eastAsia"/>
          <w:kern w:val="0"/>
          <w:sz w:val="24"/>
          <w:szCs w:val="24"/>
        </w:rPr>
        <w:lastRenderedPageBreak/>
        <w:t>面障碍物，低空障碍物具有分布无序、尺寸小、变化频率高等独有特征，现有卫星</w:t>
      </w:r>
      <w:r w:rsidR="005731CA">
        <w:rPr>
          <w:rFonts w:ascii="宋体" w:eastAsia="宋体" w:hAnsi="宋体" w:cs="Arial" w:hint="eastAsia"/>
          <w:kern w:val="0"/>
          <w:sz w:val="24"/>
          <w:szCs w:val="24"/>
        </w:rPr>
        <w:t>/</w:t>
      </w:r>
      <w:r w:rsidR="004E4BA1" w:rsidRPr="004E4BA1">
        <w:rPr>
          <w:rFonts w:ascii="宋体" w:eastAsia="宋体" w:hAnsi="宋体" w:cs="Arial" w:hint="eastAsia"/>
          <w:kern w:val="0"/>
          <w:sz w:val="24"/>
          <w:szCs w:val="24"/>
        </w:rPr>
        <w:t>航空遥感因分辨率不足</w:t>
      </w:r>
      <w:r w:rsidR="005731CA">
        <w:rPr>
          <w:rFonts w:ascii="宋体" w:eastAsia="宋体" w:hAnsi="宋体" w:cs="Arial" w:hint="eastAsia"/>
          <w:kern w:val="0"/>
          <w:sz w:val="24"/>
          <w:szCs w:val="24"/>
        </w:rPr>
        <w:t>以及单一手段难以有效探测其微弱特征</w:t>
      </w:r>
      <w:r w:rsidR="004E4BA1" w:rsidRPr="004E4BA1">
        <w:rPr>
          <w:rFonts w:ascii="宋体" w:eastAsia="宋体" w:hAnsi="宋体" w:cs="Arial" w:hint="eastAsia"/>
          <w:kern w:val="0"/>
          <w:sz w:val="24"/>
          <w:szCs w:val="24"/>
        </w:rPr>
        <w:t>，导致</w:t>
      </w:r>
      <w:r w:rsidR="005731CA">
        <w:rPr>
          <w:rFonts w:ascii="宋体" w:eastAsia="宋体" w:hAnsi="宋体" w:cs="Arial" w:hint="eastAsia"/>
          <w:kern w:val="0"/>
          <w:sz w:val="24"/>
          <w:szCs w:val="24"/>
        </w:rPr>
        <w:t>低空</w:t>
      </w:r>
      <w:r w:rsidR="004E4BA1" w:rsidRPr="004E4BA1">
        <w:rPr>
          <w:rFonts w:ascii="宋体" w:eastAsia="宋体" w:hAnsi="宋体" w:cs="Arial" w:hint="eastAsia"/>
          <w:kern w:val="0"/>
          <w:sz w:val="24"/>
          <w:szCs w:val="24"/>
        </w:rPr>
        <w:t>航图存在定位误差大、漏绘率高、更新滞后</w:t>
      </w:r>
      <w:r w:rsidR="005731CA">
        <w:rPr>
          <w:rFonts w:ascii="宋体" w:eastAsia="宋体" w:hAnsi="宋体" w:cs="Arial" w:hint="eastAsia"/>
          <w:kern w:val="0"/>
          <w:sz w:val="24"/>
          <w:szCs w:val="24"/>
        </w:rPr>
        <w:t>等影响低空飞行安全的致命</w:t>
      </w:r>
      <w:r w:rsidR="004E4BA1" w:rsidRPr="004E4BA1">
        <w:rPr>
          <w:rFonts w:ascii="宋体" w:eastAsia="宋体" w:hAnsi="宋体" w:cs="Arial" w:hint="eastAsia"/>
          <w:kern w:val="0"/>
          <w:sz w:val="24"/>
          <w:szCs w:val="24"/>
        </w:rPr>
        <w:t>缺陷</w:t>
      </w:r>
      <w:r w:rsidR="005731CA">
        <w:rPr>
          <w:rFonts w:ascii="宋体" w:eastAsia="宋体" w:hAnsi="宋体" w:cs="Arial" w:hint="eastAsia"/>
          <w:kern w:val="0"/>
          <w:sz w:val="24"/>
          <w:szCs w:val="24"/>
        </w:rPr>
        <w:t>；本项目</w:t>
      </w:r>
      <w:r w:rsidR="00FD218B">
        <w:rPr>
          <w:rFonts w:ascii="宋体" w:eastAsia="宋体" w:hAnsi="宋体" w:cs="Arial" w:hint="eastAsia"/>
          <w:kern w:val="0"/>
          <w:sz w:val="24"/>
          <w:szCs w:val="24"/>
        </w:rPr>
        <w:t>通过集成</w:t>
      </w:r>
      <w:r w:rsidR="00FD218B" w:rsidRPr="00FD218B">
        <w:rPr>
          <w:rFonts w:ascii="宋体" w:eastAsia="宋体" w:hAnsi="宋体" w:cs="Arial" w:hint="eastAsia"/>
          <w:kern w:val="0"/>
          <w:sz w:val="24"/>
          <w:szCs w:val="24"/>
        </w:rPr>
        <w:t>研发轻量化倾斜光学</w:t>
      </w:r>
      <w:r w:rsidR="00FD218B">
        <w:rPr>
          <w:rFonts w:ascii="宋体" w:eastAsia="宋体" w:hAnsi="宋体" w:cs="Arial" w:hint="eastAsia"/>
          <w:kern w:val="0"/>
          <w:sz w:val="24"/>
          <w:szCs w:val="24"/>
        </w:rPr>
        <w:t>、激光雷达、</w:t>
      </w:r>
      <w:r w:rsidR="00FD218B" w:rsidRPr="00FD218B">
        <w:rPr>
          <w:rFonts w:ascii="宋体" w:eastAsia="宋体" w:hAnsi="宋体" w:cs="Arial" w:hint="eastAsia"/>
          <w:kern w:val="0"/>
          <w:sz w:val="24"/>
          <w:szCs w:val="24"/>
        </w:rPr>
        <w:t>SAR共轴</w:t>
      </w:r>
      <w:r w:rsidR="00FD218B">
        <w:rPr>
          <w:rFonts w:ascii="宋体" w:eastAsia="宋体" w:hAnsi="宋体" w:cs="Arial" w:hint="eastAsia"/>
          <w:kern w:val="0"/>
          <w:sz w:val="24"/>
          <w:szCs w:val="24"/>
        </w:rPr>
        <w:t>协同观测技术</w:t>
      </w:r>
      <w:r w:rsidR="00FD218B" w:rsidRPr="00FD218B">
        <w:rPr>
          <w:rFonts w:ascii="宋体" w:eastAsia="宋体" w:hAnsi="宋体" w:cs="Arial" w:hint="eastAsia"/>
          <w:kern w:val="0"/>
          <w:sz w:val="24"/>
          <w:szCs w:val="24"/>
        </w:rPr>
        <w:t>，</w:t>
      </w:r>
      <w:r w:rsidR="00FD218B">
        <w:rPr>
          <w:rFonts w:ascii="宋体" w:eastAsia="宋体" w:hAnsi="宋体" w:cs="Arial" w:hint="eastAsia"/>
          <w:kern w:val="0"/>
          <w:sz w:val="24"/>
          <w:szCs w:val="24"/>
        </w:rPr>
        <w:t>采用</w:t>
      </w:r>
      <w:r w:rsidR="00FD218B" w:rsidRPr="00FD218B">
        <w:rPr>
          <w:rFonts w:ascii="宋体" w:eastAsia="宋体" w:hAnsi="宋体" w:cs="Arial" w:hint="eastAsia"/>
          <w:kern w:val="0"/>
          <w:sz w:val="24"/>
          <w:szCs w:val="24"/>
        </w:rPr>
        <w:t>北斗授时实现多传感器时空同步，攻克单一数据源</w:t>
      </w:r>
      <w:r w:rsidR="00325FA3">
        <w:rPr>
          <w:rFonts w:ascii="宋体" w:eastAsia="宋体" w:hAnsi="宋体" w:cs="Arial" w:hint="eastAsia"/>
          <w:kern w:val="0"/>
          <w:sz w:val="24"/>
          <w:szCs w:val="24"/>
        </w:rPr>
        <w:t>无法揭示低空障碍物的</w:t>
      </w:r>
      <w:r w:rsidR="00325FA3" w:rsidRPr="00A1123C">
        <w:rPr>
          <w:rFonts w:ascii="宋体" w:eastAsia="宋体" w:hAnsi="宋体" w:cs="Arial" w:hint="eastAsia"/>
          <w:kern w:val="0"/>
          <w:sz w:val="24"/>
          <w:szCs w:val="24"/>
        </w:rPr>
        <w:t>几何、辐射、纹理</w:t>
      </w:r>
      <w:r w:rsidR="00325FA3">
        <w:rPr>
          <w:rFonts w:ascii="宋体" w:eastAsia="宋体" w:hAnsi="宋体" w:cs="Arial" w:hint="eastAsia"/>
          <w:kern w:val="0"/>
          <w:sz w:val="24"/>
          <w:szCs w:val="24"/>
        </w:rPr>
        <w:t>等多维遥感特征</w:t>
      </w:r>
      <w:r w:rsidR="00FD218B" w:rsidRPr="00FD218B">
        <w:rPr>
          <w:rFonts w:ascii="宋体" w:eastAsia="宋体" w:hAnsi="宋体" w:cs="Arial" w:hint="eastAsia"/>
          <w:kern w:val="0"/>
          <w:sz w:val="24"/>
          <w:szCs w:val="24"/>
        </w:rPr>
        <w:t>的瓶颈；</w:t>
      </w:r>
      <w:r w:rsidR="00325FA3">
        <w:rPr>
          <w:rFonts w:ascii="宋体" w:eastAsia="宋体" w:hAnsi="宋体" w:cs="Arial" w:hint="eastAsia"/>
          <w:kern w:val="0"/>
          <w:sz w:val="24"/>
          <w:szCs w:val="24"/>
        </w:rPr>
        <w:t>同时</w:t>
      </w:r>
      <w:r w:rsidR="00325FA3" w:rsidRPr="00A1123C">
        <w:rPr>
          <w:rFonts w:ascii="宋体" w:eastAsia="宋体" w:hAnsi="宋体" w:cs="Arial" w:hint="eastAsia"/>
          <w:kern w:val="0"/>
          <w:sz w:val="24"/>
          <w:szCs w:val="24"/>
        </w:rPr>
        <w:t>构建自适应损失函数与多模态遥感特征关联的细小障碍物高精度提取和识别模型，</w:t>
      </w:r>
      <w:r w:rsidR="00325FA3">
        <w:rPr>
          <w:rFonts w:ascii="宋体" w:eastAsia="宋体" w:hAnsi="宋体" w:cs="Arial" w:hint="eastAsia"/>
          <w:kern w:val="0"/>
          <w:sz w:val="24"/>
          <w:szCs w:val="24"/>
        </w:rPr>
        <w:t>形成一套</w:t>
      </w:r>
      <w:r w:rsidR="00457506">
        <w:rPr>
          <w:rFonts w:ascii="宋体" w:eastAsia="宋体" w:hAnsi="宋体" w:cs="Arial" w:hint="eastAsia"/>
          <w:kern w:val="0"/>
          <w:sz w:val="24"/>
          <w:szCs w:val="24"/>
        </w:rPr>
        <w:t>低成本、轻量化、易推广的</w:t>
      </w:r>
      <w:r w:rsidR="00325FA3">
        <w:rPr>
          <w:rFonts w:ascii="宋体" w:eastAsia="宋体" w:hAnsi="宋体" w:cs="Arial" w:hint="eastAsia"/>
          <w:kern w:val="0"/>
          <w:sz w:val="24"/>
          <w:szCs w:val="24"/>
        </w:rPr>
        <w:t>低空细小障碍物协同观测专用装备和高精度识别模型系统</w:t>
      </w:r>
      <w:r w:rsidR="00457506">
        <w:rPr>
          <w:rFonts w:ascii="宋体" w:eastAsia="宋体" w:hAnsi="宋体" w:cs="Arial" w:hint="eastAsia"/>
          <w:kern w:val="0"/>
          <w:sz w:val="24"/>
          <w:szCs w:val="24"/>
        </w:rPr>
        <w:t>。</w:t>
      </w:r>
    </w:p>
    <w:p w14:paraId="7A21ECDF" w14:textId="77777777" w:rsidR="009D1B71" w:rsidRPr="00A1123C" w:rsidRDefault="009D1B71" w:rsidP="009D1B71">
      <w:pPr>
        <w:pStyle w:val="a7"/>
        <w:numPr>
          <w:ilvl w:val="0"/>
          <w:numId w:val="21"/>
        </w:numPr>
        <w:adjustRightInd w:val="0"/>
        <w:snapToGrid w:val="0"/>
        <w:spacing w:line="360" w:lineRule="auto"/>
        <w:ind w:firstLineChars="0"/>
        <w:rPr>
          <w:rFonts w:ascii="宋体" w:eastAsia="宋体" w:hAnsi="宋体" w:cs="Arial"/>
          <w:b/>
          <w:bCs/>
          <w:kern w:val="0"/>
          <w:sz w:val="24"/>
          <w:szCs w:val="24"/>
        </w:rPr>
      </w:pPr>
      <w:r w:rsidRPr="00A1123C">
        <w:rPr>
          <w:rFonts w:ascii="宋体" w:eastAsia="宋体" w:hAnsi="宋体" w:cs="Arial" w:hint="eastAsia"/>
          <w:b/>
          <w:bCs/>
          <w:kern w:val="0"/>
          <w:sz w:val="24"/>
          <w:szCs w:val="24"/>
        </w:rPr>
        <w:t>星空地立体协同的低空航图动态快速更新</w:t>
      </w:r>
    </w:p>
    <w:p w14:paraId="0289135D" w14:textId="07B82093" w:rsidR="009D1B71" w:rsidRPr="00A1123C" w:rsidRDefault="009D1B71" w:rsidP="009D1B71">
      <w:pPr>
        <w:adjustRightInd w:val="0"/>
        <w:snapToGrid w:val="0"/>
        <w:spacing w:line="360" w:lineRule="auto"/>
        <w:ind w:firstLineChars="200" w:firstLine="480"/>
        <w:rPr>
          <w:rFonts w:ascii="宋体" w:eastAsia="宋体" w:hAnsi="宋体" w:cs="Arial"/>
          <w:kern w:val="0"/>
          <w:sz w:val="24"/>
          <w:szCs w:val="24"/>
        </w:rPr>
      </w:pPr>
      <w:r w:rsidRPr="008652C0">
        <w:rPr>
          <w:rFonts w:ascii="宋体" w:eastAsia="宋体" w:hAnsi="宋体" w:cs="Arial" w:hint="eastAsia"/>
          <w:kern w:val="0"/>
          <w:sz w:val="24"/>
          <w:szCs w:val="24"/>
        </w:rPr>
        <w:t>高精度高时效低空航图是保障低空飞行安全的核心，</w:t>
      </w:r>
      <w:r w:rsidR="00330B34" w:rsidRPr="00552F44">
        <w:rPr>
          <w:rFonts w:ascii="宋体" w:eastAsia="宋体" w:hAnsi="宋体" w:cs="Arial" w:hint="eastAsia"/>
          <w:kern w:val="0"/>
          <w:sz w:val="24"/>
          <w:szCs w:val="24"/>
        </w:rPr>
        <w:t>针对</w:t>
      </w:r>
      <w:r w:rsidR="00F20C49" w:rsidRPr="008652C0">
        <w:rPr>
          <w:rFonts w:ascii="宋体" w:eastAsia="宋体" w:hAnsi="宋体" w:cs="Arial" w:hint="eastAsia"/>
          <w:kern w:val="0"/>
          <w:sz w:val="24"/>
          <w:szCs w:val="24"/>
        </w:rPr>
        <w:t>目前尚未形成</w:t>
      </w:r>
      <w:r w:rsidRPr="008652C0">
        <w:rPr>
          <w:rFonts w:ascii="宋体" w:eastAsia="宋体" w:hAnsi="宋体" w:cs="Arial" w:hint="eastAsia"/>
          <w:kern w:val="0"/>
          <w:sz w:val="24"/>
          <w:szCs w:val="24"/>
        </w:rPr>
        <w:t>低空航图</w:t>
      </w:r>
      <w:r w:rsidR="00D2683F" w:rsidRPr="00552F44">
        <w:rPr>
          <w:rFonts w:ascii="宋体" w:eastAsia="宋体" w:hAnsi="宋体" w:cs="Arial" w:hint="eastAsia"/>
          <w:kern w:val="0"/>
          <w:sz w:val="24"/>
          <w:szCs w:val="24"/>
        </w:rPr>
        <w:t>快速</w:t>
      </w:r>
      <w:r w:rsidR="00F20C49" w:rsidRPr="008652C0">
        <w:rPr>
          <w:rFonts w:ascii="宋体" w:eastAsia="宋体" w:hAnsi="宋体" w:cs="Arial" w:hint="eastAsia"/>
          <w:kern w:val="0"/>
          <w:sz w:val="24"/>
          <w:szCs w:val="24"/>
        </w:rPr>
        <w:t>更新</w:t>
      </w:r>
      <w:r w:rsidR="00D2683F" w:rsidRPr="00552F44">
        <w:rPr>
          <w:rFonts w:ascii="宋体" w:eastAsia="宋体" w:hAnsi="宋体" w:cs="Arial" w:hint="eastAsia"/>
          <w:kern w:val="0"/>
          <w:sz w:val="24"/>
          <w:szCs w:val="24"/>
        </w:rPr>
        <w:t>标准体系</w:t>
      </w:r>
      <w:r w:rsidR="00330B34" w:rsidRPr="00552F44">
        <w:rPr>
          <w:rFonts w:ascii="宋体" w:eastAsia="宋体" w:hAnsi="宋体" w:cs="Arial" w:hint="eastAsia"/>
          <w:kern w:val="0"/>
          <w:sz w:val="24"/>
          <w:szCs w:val="24"/>
        </w:rPr>
        <w:t>、</w:t>
      </w:r>
      <w:r w:rsidR="00D2683F" w:rsidRPr="00552F44">
        <w:rPr>
          <w:rFonts w:ascii="宋体" w:eastAsia="宋体" w:hAnsi="宋体" w:cs="Arial" w:hint="eastAsia"/>
          <w:kern w:val="0"/>
          <w:sz w:val="24"/>
          <w:szCs w:val="24"/>
        </w:rPr>
        <w:t>传统运输</w:t>
      </w:r>
      <w:r w:rsidR="00D2683F" w:rsidRPr="00552F44">
        <w:rPr>
          <w:rFonts w:ascii="宋体" w:eastAsia="宋体" w:hAnsi="宋体" w:cs="Arial"/>
          <w:kern w:val="0"/>
          <w:sz w:val="24"/>
          <w:szCs w:val="24"/>
        </w:rPr>
        <w:t>/通用</w:t>
      </w:r>
      <w:r w:rsidR="00D2683F" w:rsidRPr="00552F44">
        <w:rPr>
          <w:rFonts w:ascii="宋体" w:eastAsia="宋体" w:hAnsi="宋体" w:cs="Arial" w:hint="eastAsia"/>
          <w:kern w:val="0"/>
          <w:sz w:val="24"/>
          <w:szCs w:val="24"/>
        </w:rPr>
        <w:t>航图存在更新周期长、基于</w:t>
      </w:r>
      <w:r w:rsidR="00D2683F" w:rsidRPr="008652C0">
        <w:rPr>
          <w:rFonts w:ascii="宋体" w:eastAsia="宋体" w:hAnsi="宋体" w:cs="Arial" w:hint="eastAsia"/>
          <w:kern w:val="0"/>
          <w:sz w:val="24"/>
          <w:szCs w:val="24"/>
        </w:rPr>
        <w:t>街景与众包地理数据的地面地图更新机制缺乏对</w:t>
      </w:r>
      <w:r w:rsidR="00330B34" w:rsidRPr="008652C0">
        <w:rPr>
          <w:rFonts w:ascii="宋体" w:eastAsia="宋体" w:hAnsi="宋体" w:cs="Arial" w:hint="eastAsia"/>
          <w:kern w:val="0"/>
          <w:sz w:val="24"/>
          <w:szCs w:val="24"/>
        </w:rPr>
        <w:t>低空</w:t>
      </w:r>
      <w:r w:rsidR="00D2683F" w:rsidRPr="008652C0">
        <w:rPr>
          <w:rFonts w:ascii="宋体" w:eastAsia="宋体" w:hAnsi="宋体" w:cs="Arial" w:hint="eastAsia"/>
          <w:kern w:val="0"/>
          <w:sz w:val="24"/>
          <w:szCs w:val="24"/>
        </w:rPr>
        <w:t>细小障碍物的</w:t>
      </w:r>
      <w:r w:rsidR="00330B34" w:rsidRPr="008652C0">
        <w:rPr>
          <w:rFonts w:ascii="宋体" w:eastAsia="宋体" w:hAnsi="宋体" w:cs="Arial" w:hint="eastAsia"/>
          <w:kern w:val="0"/>
          <w:sz w:val="24"/>
          <w:szCs w:val="24"/>
        </w:rPr>
        <w:t>三维</w:t>
      </w:r>
      <w:r w:rsidR="00D2683F" w:rsidRPr="008652C0">
        <w:rPr>
          <w:rFonts w:ascii="宋体" w:eastAsia="宋体" w:hAnsi="宋体" w:cs="Arial" w:hint="eastAsia"/>
          <w:kern w:val="0"/>
          <w:sz w:val="24"/>
          <w:szCs w:val="24"/>
        </w:rPr>
        <w:t>完备感知能力</w:t>
      </w:r>
      <w:r w:rsidR="00330B34" w:rsidRPr="008652C0">
        <w:rPr>
          <w:rFonts w:ascii="宋体" w:eastAsia="宋体" w:hAnsi="宋体" w:cs="Arial" w:hint="eastAsia"/>
          <w:kern w:val="0"/>
          <w:sz w:val="24"/>
          <w:szCs w:val="24"/>
        </w:rPr>
        <w:t>、星空地观测缺少协同更新机制等问题</w:t>
      </w:r>
      <w:r w:rsidR="00D2683F" w:rsidRPr="008652C0">
        <w:rPr>
          <w:rFonts w:ascii="宋体" w:eastAsia="宋体" w:hAnsi="宋体" w:cs="Arial" w:hint="eastAsia"/>
          <w:kern w:val="0"/>
          <w:sz w:val="24"/>
          <w:szCs w:val="24"/>
        </w:rPr>
        <w:t>，导致</w:t>
      </w:r>
      <w:r w:rsidR="00330B34" w:rsidRPr="008652C0">
        <w:rPr>
          <w:rFonts w:ascii="宋体" w:eastAsia="宋体" w:hAnsi="宋体" w:cs="Arial" w:hint="eastAsia"/>
          <w:kern w:val="0"/>
          <w:sz w:val="24"/>
          <w:szCs w:val="24"/>
        </w:rPr>
        <w:t>构建的低空航图没法有效满足低空安全飞行需求</w:t>
      </w:r>
      <w:r w:rsidR="00D2683F" w:rsidRPr="008652C0">
        <w:rPr>
          <w:rFonts w:ascii="宋体" w:eastAsia="宋体" w:hAnsi="宋体" w:cs="Arial" w:hint="eastAsia"/>
          <w:kern w:val="0"/>
          <w:sz w:val="24"/>
          <w:szCs w:val="24"/>
        </w:rPr>
        <w:t>；</w:t>
      </w:r>
      <w:r w:rsidR="00F20C49" w:rsidRPr="008652C0">
        <w:rPr>
          <w:rFonts w:ascii="宋体" w:eastAsia="宋体" w:hAnsi="宋体" w:cs="Arial" w:hint="eastAsia"/>
          <w:kern w:val="0"/>
          <w:sz w:val="24"/>
          <w:szCs w:val="24"/>
        </w:rPr>
        <w:t>针对此，本项目提出</w:t>
      </w:r>
      <w:r w:rsidRPr="008652C0">
        <w:rPr>
          <w:rFonts w:ascii="宋体" w:eastAsia="宋体" w:hAnsi="宋体" w:cs="Arial" w:hint="eastAsia"/>
          <w:kern w:val="0"/>
          <w:sz w:val="24"/>
          <w:szCs w:val="24"/>
        </w:rPr>
        <w:t>“航空高精度基准+卫星广域筛查+近地快速提取”的星空地三级立体协同的动态快速更新框架，构建以航空高精度观测为基准的多星组网观测变化信息筛查机制，实现广域低空场景的变化区域快速定位；</w:t>
      </w:r>
      <w:r w:rsidR="00A1123C" w:rsidRPr="008652C0">
        <w:rPr>
          <w:rFonts w:ascii="宋体" w:eastAsia="宋体" w:hAnsi="宋体" w:cs="Arial" w:hint="eastAsia"/>
          <w:kern w:val="0"/>
          <w:sz w:val="24"/>
          <w:szCs w:val="24"/>
        </w:rPr>
        <w:t>融合</w:t>
      </w:r>
      <w:r w:rsidRPr="008652C0">
        <w:rPr>
          <w:rFonts w:ascii="宋体" w:eastAsia="宋体" w:hAnsi="宋体" w:cs="Arial" w:hint="eastAsia"/>
          <w:kern w:val="0"/>
          <w:sz w:val="24"/>
          <w:szCs w:val="24"/>
        </w:rPr>
        <w:t>近地无人机机场实时飞行数据及多模态协同观测数据，</w:t>
      </w:r>
      <w:r w:rsidR="00AB5C77" w:rsidRPr="008652C0">
        <w:rPr>
          <w:rFonts w:ascii="宋体" w:eastAsia="宋体" w:hAnsi="宋体" w:cs="Arial" w:hint="eastAsia"/>
          <w:kern w:val="0"/>
          <w:sz w:val="24"/>
          <w:szCs w:val="24"/>
        </w:rPr>
        <w:t>快速提取</w:t>
      </w:r>
      <w:r w:rsidRPr="008652C0">
        <w:rPr>
          <w:rFonts w:ascii="宋体" w:eastAsia="宋体" w:hAnsi="宋体" w:cs="Arial" w:hint="eastAsia"/>
          <w:kern w:val="0"/>
          <w:sz w:val="24"/>
          <w:szCs w:val="24"/>
        </w:rPr>
        <w:t>目标区域的航图要素三维矢量，</w:t>
      </w:r>
      <w:r w:rsidR="00A1123C" w:rsidRPr="008652C0">
        <w:rPr>
          <w:rFonts w:ascii="宋体" w:eastAsia="宋体" w:hAnsi="宋体" w:cs="Arial" w:hint="eastAsia"/>
          <w:kern w:val="0"/>
          <w:sz w:val="24"/>
          <w:szCs w:val="24"/>
        </w:rPr>
        <w:t>基于</w:t>
      </w:r>
      <w:r w:rsidRPr="008652C0">
        <w:rPr>
          <w:rFonts w:ascii="宋体" w:eastAsia="宋体" w:hAnsi="宋体" w:cs="Arial" w:hint="eastAsia"/>
          <w:kern w:val="0"/>
          <w:sz w:val="24"/>
          <w:szCs w:val="24"/>
        </w:rPr>
        <w:t>导航避障目标反馈信息</w:t>
      </w:r>
      <w:r w:rsidR="00AB5C77" w:rsidRPr="008652C0">
        <w:rPr>
          <w:rFonts w:ascii="宋体" w:eastAsia="宋体" w:hAnsi="宋体" w:cs="Arial" w:hint="eastAsia"/>
          <w:kern w:val="0"/>
          <w:sz w:val="24"/>
          <w:szCs w:val="24"/>
        </w:rPr>
        <w:t>动态高效更新</w:t>
      </w:r>
      <w:r w:rsidRPr="008652C0">
        <w:rPr>
          <w:rFonts w:ascii="宋体" w:eastAsia="宋体" w:hAnsi="宋体" w:cs="Arial" w:hint="eastAsia"/>
          <w:kern w:val="0"/>
          <w:sz w:val="24"/>
          <w:szCs w:val="24"/>
        </w:rPr>
        <w:t>低空航图要素，突破现有技术手段难以满足低空</w:t>
      </w:r>
      <w:r w:rsidR="00A1123C" w:rsidRPr="008652C0">
        <w:rPr>
          <w:rFonts w:ascii="宋体" w:eastAsia="宋体" w:hAnsi="宋体" w:cs="Arial" w:hint="eastAsia"/>
          <w:kern w:val="0"/>
          <w:sz w:val="24"/>
          <w:szCs w:val="24"/>
        </w:rPr>
        <w:t>环境</w:t>
      </w:r>
      <w:r w:rsidRPr="008652C0">
        <w:rPr>
          <w:rFonts w:ascii="宋体" w:eastAsia="宋体" w:hAnsi="宋体" w:cs="Arial" w:hint="eastAsia"/>
          <w:kern w:val="0"/>
          <w:sz w:val="24"/>
          <w:szCs w:val="24"/>
        </w:rPr>
        <w:t>快速变化</w:t>
      </w:r>
      <w:r w:rsidR="00A1123C" w:rsidRPr="008652C0">
        <w:rPr>
          <w:rFonts w:ascii="宋体" w:eastAsia="宋体" w:hAnsi="宋体" w:cs="Arial" w:hint="eastAsia"/>
          <w:kern w:val="0"/>
          <w:sz w:val="24"/>
          <w:szCs w:val="24"/>
        </w:rPr>
        <w:t>高效更新的</w:t>
      </w:r>
      <w:r w:rsidRPr="008652C0">
        <w:rPr>
          <w:rFonts w:ascii="宋体" w:eastAsia="宋体" w:hAnsi="宋体" w:cs="Arial" w:hint="eastAsia"/>
          <w:kern w:val="0"/>
          <w:sz w:val="24"/>
          <w:szCs w:val="24"/>
        </w:rPr>
        <w:t>瓶颈，</w:t>
      </w:r>
      <w:r w:rsidR="008652C0" w:rsidRPr="00552F44">
        <w:rPr>
          <w:rFonts w:ascii="宋体" w:eastAsia="宋体" w:hAnsi="宋体" w:cs="Arial" w:hint="eastAsia"/>
          <w:kern w:val="0"/>
          <w:sz w:val="24"/>
          <w:szCs w:val="24"/>
        </w:rPr>
        <w:t>实现厘米级低空障碍物要素小时级和低空基础地理框架季度级更新频次</w:t>
      </w:r>
      <w:r w:rsidR="00F20C49" w:rsidRPr="008652C0">
        <w:rPr>
          <w:rFonts w:ascii="宋体" w:eastAsia="宋体" w:hAnsi="宋体" w:cs="Arial" w:hint="eastAsia"/>
          <w:kern w:val="0"/>
          <w:sz w:val="24"/>
          <w:szCs w:val="24"/>
        </w:rPr>
        <w:t>，可</w:t>
      </w:r>
      <w:r w:rsidRPr="008652C0">
        <w:rPr>
          <w:rFonts w:ascii="宋体" w:eastAsia="宋体" w:hAnsi="宋体" w:cs="Arial" w:hint="eastAsia"/>
          <w:kern w:val="0"/>
          <w:sz w:val="24"/>
          <w:szCs w:val="24"/>
        </w:rPr>
        <w:t>显著提升我国低空航图的时效性与服务保障能力。</w:t>
      </w:r>
    </w:p>
    <w:p w14:paraId="5FB87D12" w14:textId="77777777" w:rsidR="009D1B71" w:rsidRPr="00A1123C" w:rsidRDefault="009D1B71" w:rsidP="009D1B71">
      <w:pPr>
        <w:spacing w:before="120" w:after="120" w:line="288" w:lineRule="auto"/>
        <w:jc w:val="center"/>
        <w:rPr>
          <w:rFonts w:ascii="宋体" w:eastAsia="宋体" w:hAnsi="宋体" w:cs="Arial"/>
          <w:b/>
          <w:bCs/>
          <w:kern w:val="0"/>
          <w:szCs w:val="21"/>
        </w:rPr>
      </w:pPr>
      <w:r w:rsidRPr="00A1123C">
        <w:rPr>
          <w:rFonts w:ascii="宋体" w:eastAsia="宋体" w:hAnsi="宋体" w:cs="Arial"/>
          <w:b/>
          <w:bCs/>
          <w:kern w:val="0"/>
          <w:szCs w:val="21"/>
        </w:rPr>
        <w:t>表</w:t>
      </w:r>
      <w:r w:rsidRPr="00A1123C">
        <w:rPr>
          <w:rFonts w:ascii="宋体" w:eastAsia="宋体" w:hAnsi="宋体" w:cs="Arial" w:hint="eastAsia"/>
          <w:b/>
          <w:bCs/>
          <w:kern w:val="0"/>
          <w:szCs w:val="21"/>
        </w:rPr>
        <w:t>2-1</w:t>
      </w:r>
      <w:r w:rsidRPr="00A1123C">
        <w:rPr>
          <w:rFonts w:ascii="宋体" w:eastAsia="宋体" w:hAnsi="宋体" w:cs="Arial"/>
          <w:b/>
          <w:bCs/>
          <w:kern w:val="0"/>
          <w:szCs w:val="21"/>
        </w:rPr>
        <w:t xml:space="preserve"> 课题</w:t>
      </w:r>
      <w:r w:rsidRPr="00A1123C">
        <w:rPr>
          <w:rFonts w:ascii="宋体" w:eastAsia="宋体" w:hAnsi="宋体" w:cs="Arial" w:hint="eastAsia"/>
          <w:b/>
          <w:bCs/>
          <w:kern w:val="0"/>
          <w:szCs w:val="21"/>
        </w:rPr>
        <w:t>1</w:t>
      </w:r>
      <w:r w:rsidRPr="00A1123C">
        <w:rPr>
          <w:rFonts w:ascii="宋体" w:eastAsia="宋体" w:hAnsi="宋体" w:cs="Arial"/>
          <w:b/>
          <w:bCs/>
          <w:kern w:val="0"/>
          <w:szCs w:val="21"/>
        </w:rPr>
        <w:t>关键技术点及拟采用的解决方法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1"/>
        <w:gridCol w:w="1701"/>
        <w:gridCol w:w="2268"/>
        <w:gridCol w:w="2240"/>
        <w:gridCol w:w="1665"/>
      </w:tblGrid>
      <w:tr w:rsidR="009D1B71" w:rsidRPr="00A1123C" w14:paraId="029C23E4" w14:textId="77777777" w:rsidTr="001609D6">
        <w:tc>
          <w:tcPr>
            <w:tcW w:w="421" w:type="dxa"/>
            <w:tcMar>
              <w:top w:w="60" w:type="dxa"/>
              <w:left w:w="120" w:type="dxa"/>
              <w:bottom w:w="30" w:type="dxa"/>
              <w:right w:w="120" w:type="dxa"/>
            </w:tcMar>
            <w:vAlign w:val="center"/>
          </w:tcPr>
          <w:p w14:paraId="43A314C7"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Arial"/>
                <w:b/>
                <w:kern w:val="0"/>
                <w:szCs w:val="21"/>
              </w:rPr>
              <w:t>序号</w:t>
            </w:r>
          </w:p>
        </w:tc>
        <w:tc>
          <w:tcPr>
            <w:tcW w:w="1701" w:type="dxa"/>
            <w:tcMar>
              <w:top w:w="60" w:type="dxa"/>
              <w:left w:w="120" w:type="dxa"/>
              <w:bottom w:w="30" w:type="dxa"/>
              <w:right w:w="120" w:type="dxa"/>
            </w:tcMar>
            <w:vAlign w:val="center"/>
          </w:tcPr>
          <w:p w14:paraId="6260DCB9"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Arial"/>
                <w:b/>
                <w:kern w:val="0"/>
                <w:szCs w:val="21"/>
              </w:rPr>
              <w:t>关键技术点</w:t>
            </w:r>
          </w:p>
        </w:tc>
        <w:tc>
          <w:tcPr>
            <w:tcW w:w="2268" w:type="dxa"/>
            <w:tcMar>
              <w:top w:w="60" w:type="dxa"/>
              <w:left w:w="120" w:type="dxa"/>
              <w:bottom w:w="30" w:type="dxa"/>
              <w:right w:w="120" w:type="dxa"/>
            </w:tcMar>
            <w:vAlign w:val="center"/>
          </w:tcPr>
          <w:p w14:paraId="39009B85"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Arial"/>
                <w:b/>
                <w:kern w:val="0"/>
                <w:szCs w:val="21"/>
              </w:rPr>
              <w:t>项目采用的方法</w:t>
            </w:r>
          </w:p>
        </w:tc>
        <w:tc>
          <w:tcPr>
            <w:tcW w:w="2240" w:type="dxa"/>
            <w:tcMar>
              <w:top w:w="60" w:type="dxa"/>
              <w:left w:w="120" w:type="dxa"/>
              <w:bottom w:w="30" w:type="dxa"/>
              <w:right w:w="120" w:type="dxa"/>
            </w:tcMar>
            <w:vAlign w:val="center"/>
          </w:tcPr>
          <w:p w14:paraId="675B0FE3"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Arial"/>
                <w:b/>
                <w:kern w:val="0"/>
                <w:szCs w:val="21"/>
              </w:rPr>
              <w:t>与现有技术的对比提升</w:t>
            </w:r>
          </w:p>
        </w:tc>
        <w:tc>
          <w:tcPr>
            <w:tcW w:w="1665" w:type="dxa"/>
            <w:tcMar>
              <w:top w:w="60" w:type="dxa"/>
              <w:left w:w="120" w:type="dxa"/>
              <w:bottom w:w="30" w:type="dxa"/>
              <w:right w:w="120" w:type="dxa"/>
            </w:tcMar>
            <w:vAlign w:val="center"/>
          </w:tcPr>
          <w:p w14:paraId="2B7D57C0"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Arial"/>
                <w:b/>
                <w:kern w:val="0"/>
                <w:szCs w:val="21"/>
              </w:rPr>
              <w:t>形成的服务能力</w:t>
            </w:r>
          </w:p>
        </w:tc>
      </w:tr>
      <w:tr w:rsidR="009D1B71" w:rsidRPr="00A1123C" w14:paraId="5E2B4E88" w14:textId="77777777" w:rsidTr="001609D6">
        <w:tc>
          <w:tcPr>
            <w:tcW w:w="421" w:type="dxa"/>
            <w:tcMar>
              <w:top w:w="60" w:type="dxa"/>
              <w:left w:w="120" w:type="dxa"/>
              <w:bottom w:w="30" w:type="dxa"/>
              <w:right w:w="120" w:type="dxa"/>
            </w:tcMar>
            <w:vAlign w:val="center"/>
          </w:tcPr>
          <w:p w14:paraId="3B198BB7"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1</w:t>
            </w:r>
          </w:p>
        </w:tc>
        <w:tc>
          <w:tcPr>
            <w:tcW w:w="1701" w:type="dxa"/>
            <w:tcMar>
              <w:top w:w="60" w:type="dxa"/>
              <w:left w:w="120" w:type="dxa"/>
              <w:bottom w:w="30" w:type="dxa"/>
              <w:right w:w="120" w:type="dxa"/>
            </w:tcMar>
          </w:tcPr>
          <w:p w14:paraId="5E11B390" w14:textId="3DC653FC" w:rsidR="009D1B71" w:rsidRPr="00A1123C" w:rsidRDefault="00F20C49" w:rsidP="001609D6">
            <w:pPr>
              <w:adjustRightInd w:val="0"/>
              <w:snapToGrid w:val="0"/>
              <w:rPr>
                <w:rFonts w:ascii="宋体" w:eastAsia="宋体" w:hAnsi="宋体" w:cs="Times New Roman"/>
                <w:kern w:val="0"/>
                <w:szCs w:val="21"/>
              </w:rPr>
            </w:pPr>
            <w:r w:rsidRPr="00F20C49">
              <w:rPr>
                <w:rFonts w:ascii="宋体" w:eastAsia="宋体" w:hAnsi="宋体" w:cs="Times New Roman" w:hint="eastAsia"/>
                <w:kern w:val="0"/>
                <w:szCs w:val="21"/>
              </w:rPr>
              <w:t>低空细小障碍物协同观测与高精度识别</w:t>
            </w:r>
            <w:r w:rsidR="009D1B71" w:rsidRPr="00A1123C">
              <w:rPr>
                <w:rFonts w:ascii="宋体" w:eastAsia="宋体" w:hAnsi="宋体" w:cs="Times New Roman" w:hint="eastAsia"/>
                <w:kern w:val="0"/>
                <w:szCs w:val="21"/>
              </w:rPr>
              <w:t>关键技术点：</w:t>
            </w:r>
          </w:p>
          <w:p w14:paraId="6822821D"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①</w:t>
            </w:r>
            <w:r w:rsidRPr="00A1123C">
              <w:rPr>
                <w:rFonts w:ascii="宋体" w:eastAsia="宋体" w:hAnsi="宋体" w:cs="Times New Roman" w:hint="eastAsia"/>
                <w:kern w:val="0"/>
                <w:szCs w:val="21"/>
              </w:rPr>
              <w:t>低空航图分类框架及语义表征；</w:t>
            </w:r>
          </w:p>
          <w:p w14:paraId="0EE67478"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w:t>
            </w:r>
            <w:r w:rsidRPr="00A1123C">
              <w:rPr>
                <w:rFonts w:ascii="宋体" w:eastAsia="宋体" w:hAnsi="宋体" w:cs="Times New Roman" w:hint="eastAsia"/>
                <w:kern w:val="0"/>
                <w:szCs w:val="21"/>
              </w:rPr>
              <w:t>多模态传感器协同观测；</w:t>
            </w:r>
          </w:p>
          <w:p w14:paraId="3A0EE295"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③</w:t>
            </w:r>
            <w:r w:rsidRPr="00A1123C">
              <w:rPr>
                <w:rFonts w:ascii="宋体" w:eastAsia="宋体" w:hAnsi="宋体" w:cs="Times New Roman" w:hint="eastAsia"/>
                <w:kern w:val="0"/>
                <w:szCs w:val="21"/>
              </w:rPr>
              <w:t>细小障碍物</w:t>
            </w:r>
            <w:r w:rsidRPr="00A1123C">
              <w:rPr>
                <w:rFonts w:ascii="宋体" w:eastAsia="宋体" w:hAnsi="宋体" w:cs="Times New Roman" w:hint="eastAsia"/>
                <w:kern w:val="0"/>
                <w:szCs w:val="21"/>
              </w:rPr>
              <w:lastRenderedPageBreak/>
              <w:t>特征融合建模；</w:t>
            </w:r>
          </w:p>
          <w:p w14:paraId="68173070" w14:textId="7C90C74E"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hint="eastAsia"/>
                <w:kern w:val="0"/>
                <w:szCs w:val="21"/>
              </w:rPr>
              <w:t>④</w:t>
            </w:r>
            <w:r w:rsidR="00F20C49">
              <w:rPr>
                <w:rFonts w:ascii="宋体" w:eastAsia="宋体" w:hAnsi="宋体" w:cs="Times New Roman" w:hint="eastAsia"/>
                <w:kern w:val="0"/>
                <w:szCs w:val="21"/>
              </w:rPr>
              <w:t>细小障碍物的自动化识别</w:t>
            </w:r>
            <w:r w:rsidRPr="00A1123C">
              <w:rPr>
                <w:rFonts w:ascii="宋体" w:eastAsia="宋体" w:hAnsi="宋体" w:cs="Times New Roman" w:hint="eastAsia"/>
                <w:kern w:val="0"/>
                <w:szCs w:val="21"/>
              </w:rPr>
              <w:t>。</w:t>
            </w:r>
          </w:p>
        </w:tc>
        <w:tc>
          <w:tcPr>
            <w:tcW w:w="2268" w:type="dxa"/>
            <w:tcMar>
              <w:top w:w="60" w:type="dxa"/>
              <w:left w:w="120" w:type="dxa"/>
              <w:bottom w:w="30" w:type="dxa"/>
              <w:right w:w="120" w:type="dxa"/>
            </w:tcMar>
          </w:tcPr>
          <w:p w14:paraId="5CAA2F5F" w14:textId="4612F76A"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lastRenderedPageBreak/>
              <w:t>①</w:t>
            </w:r>
            <w:r w:rsidR="00F20C49">
              <w:rPr>
                <w:rFonts w:ascii="宋体" w:eastAsia="宋体" w:hAnsi="宋体" w:cs="Times New Roman" w:hint="eastAsia"/>
                <w:kern w:val="0"/>
                <w:szCs w:val="21"/>
              </w:rPr>
              <w:t>顾及低空应用特点的要素分类方法以及面向无人应用的语义表征方法</w:t>
            </w:r>
            <w:r w:rsidRPr="00A1123C">
              <w:rPr>
                <w:rFonts w:ascii="宋体" w:eastAsia="宋体" w:hAnsi="宋体" w:cs="Times New Roman" w:hint="eastAsia"/>
                <w:kern w:val="0"/>
                <w:szCs w:val="21"/>
              </w:rPr>
              <w:t>；</w:t>
            </w:r>
          </w:p>
          <w:p w14:paraId="07E844EE" w14:textId="4C6FBFBA"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②设计厘米级光学/激光雷达/SAR多模态共轴载荷，通过北斗</w:t>
            </w:r>
            <w:r w:rsidR="00F20C49">
              <w:rPr>
                <w:rFonts w:ascii="宋体" w:eastAsia="宋体" w:hAnsi="宋体" w:cs="Times New Roman" w:hint="eastAsia"/>
                <w:kern w:val="0"/>
                <w:szCs w:val="21"/>
              </w:rPr>
              <w:t>高精度定位和</w:t>
            </w:r>
            <w:r w:rsidRPr="00A1123C">
              <w:rPr>
                <w:rFonts w:ascii="宋体" w:eastAsia="宋体" w:hAnsi="宋体" w:cs="Times New Roman"/>
                <w:kern w:val="0"/>
                <w:szCs w:val="21"/>
              </w:rPr>
              <w:t>授时实现时空同步观测</w:t>
            </w:r>
            <w:r w:rsidRPr="00A1123C">
              <w:rPr>
                <w:rFonts w:ascii="宋体" w:eastAsia="宋体" w:hAnsi="宋体" w:cs="Times New Roman" w:hint="eastAsia"/>
                <w:kern w:val="0"/>
                <w:szCs w:val="21"/>
              </w:rPr>
              <w:t>；</w:t>
            </w:r>
          </w:p>
          <w:p w14:paraId="74A903C6"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③建立多模态特征关</w:t>
            </w:r>
            <w:r w:rsidRPr="00A1123C">
              <w:rPr>
                <w:rFonts w:ascii="宋体" w:eastAsia="宋体" w:hAnsi="宋体" w:cs="Times New Roman"/>
                <w:kern w:val="0"/>
                <w:szCs w:val="21"/>
              </w:rPr>
              <w:lastRenderedPageBreak/>
              <w:t>联模型，解析几何-辐射-纹理多维特征差异</w:t>
            </w:r>
            <w:r w:rsidRPr="00A1123C">
              <w:rPr>
                <w:rFonts w:ascii="宋体" w:eastAsia="宋体" w:hAnsi="宋体" w:cs="Times New Roman" w:hint="eastAsia"/>
                <w:kern w:val="0"/>
                <w:szCs w:val="21"/>
              </w:rPr>
              <w:t>；</w:t>
            </w:r>
          </w:p>
          <w:p w14:paraId="1302AE4E"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④构建自适应损失函数优化障碍物提取精度</w:t>
            </w:r>
            <w:r w:rsidRPr="00A1123C">
              <w:rPr>
                <w:rFonts w:ascii="宋体" w:eastAsia="宋体" w:hAnsi="宋体" w:cs="Times New Roman" w:hint="eastAsia"/>
                <w:kern w:val="0"/>
                <w:szCs w:val="21"/>
              </w:rPr>
              <w:t>。</w:t>
            </w:r>
          </w:p>
        </w:tc>
        <w:tc>
          <w:tcPr>
            <w:tcW w:w="2240" w:type="dxa"/>
            <w:tcMar>
              <w:top w:w="60" w:type="dxa"/>
              <w:left w:w="120" w:type="dxa"/>
              <w:bottom w:w="30" w:type="dxa"/>
              <w:right w:w="120" w:type="dxa"/>
            </w:tcMar>
          </w:tcPr>
          <w:p w14:paraId="68E5A50C"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lastRenderedPageBreak/>
              <w:t>①</w:t>
            </w:r>
            <w:r w:rsidRPr="00A1123C">
              <w:rPr>
                <w:rFonts w:ascii="宋体" w:eastAsia="宋体" w:hAnsi="宋体" w:cs="Times New Roman" w:hint="eastAsia"/>
                <w:kern w:val="0"/>
                <w:szCs w:val="21"/>
              </w:rPr>
              <w:t>完善低空航图要素分类体系框架</w:t>
            </w:r>
          </w:p>
          <w:p w14:paraId="4CF9BED6"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w:t>
            </w:r>
            <w:r w:rsidRPr="00A1123C">
              <w:rPr>
                <w:rFonts w:ascii="宋体" w:eastAsia="宋体" w:hAnsi="宋体" w:cs="Times New Roman" w:hint="eastAsia"/>
                <w:kern w:val="0"/>
                <w:szCs w:val="21"/>
              </w:rPr>
              <w:t>提升光学、激光雷达、SAR多模态协同探测能力；</w:t>
            </w:r>
          </w:p>
          <w:p w14:paraId="241AECCA" w14:textId="49B9BCCB"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③</w:t>
            </w:r>
            <w:r w:rsidRPr="00A1123C">
              <w:rPr>
                <w:rFonts w:ascii="宋体" w:eastAsia="宋体" w:hAnsi="宋体" w:cs="Times New Roman" w:hint="eastAsia"/>
                <w:kern w:val="0"/>
                <w:szCs w:val="21"/>
              </w:rPr>
              <w:t>提升低空细小障碍物探测精度</w:t>
            </w:r>
            <w:r w:rsidR="00947F15">
              <w:rPr>
                <w:rFonts w:ascii="宋体" w:eastAsia="宋体" w:hAnsi="宋体" w:cs="Times New Roman" w:hint="eastAsia"/>
                <w:kern w:val="0"/>
                <w:szCs w:val="21"/>
              </w:rPr>
              <w:t>优于95%</w:t>
            </w:r>
            <w:r w:rsidRPr="00A1123C">
              <w:rPr>
                <w:rFonts w:ascii="宋体" w:eastAsia="宋体" w:hAnsi="宋体" w:cs="Times New Roman" w:hint="eastAsia"/>
                <w:kern w:val="0"/>
                <w:szCs w:val="21"/>
              </w:rPr>
              <w:t>；</w:t>
            </w:r>
          </w:p>
          <w:p w14:paraId="37FABB14" w14:textId="4F655C7B" w:rsidR="00F20C49" w:rsidRPr="00A1123C" w:rsidRDefault="009D1B71" w:rsidP="00947F15">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④</w:t>
            </w:r>
            <w:r w:rsidRPr="00A1123C">
              <w:rPr>
                <w:rFonts w:ascii="宋体" w:eastAsia="宋体" w:hAnsi="宋体" w:cs="Times New Roman" w:hint="eastAsia"/>
                <w:kern w:val="0"/>
                <w:szCs w:val="21"/>
              </w:rPr>
              <w:t>提升低空航图可靠性和安全性。</w:t>
            </w:r>
          </w:p>
        </w:tc>
        <w:tc>
          <w:tcPr>
            <w:tcW w:w="1665" w:type="dxa"/>
            <w:tcMar>
              <w:top w:w="60" w:type="dxa"/>
              <w:left w:w="120" w:type="dxa"/>
              <w:bottom w:w="30" w:type="dxa"/>
              <w:right w:w="120" w:type="dxa"/>
            </w:tcMar>
          </w:tcPr>
          <w:p w14:paraId="28E7C2DD"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形成</w:t>
            </w:r>
            <w:r w:rsidRPr="00A1123C">
              <w:rPr>
                <w:rFonts w:ascii="宋体" w:eastAsia="宋体" w:hAnsi="宋体" w:cs="Times New Roman" w:hint="eastAsia"/>
                <w:kern w:val="0"/>
                <w:szCs w:val="21"/>
              </w:rPr>
              <w:t>高精度全要素的低空航图构建能力</w:t>
            </w:r>
            <w:r w:rsidRPr="00A1123C">
              <w:rPr>
                <w:rFonts w:ascii="宋体" w:eastAsia="宋体" w:hAnsi="宋体" w:cs="Times New Roman"/>
                <w:kern w:val="0"/>
                <w:szCs w:val="21"/>
              </w:rPr>
              <w:t>，支撑飞行避障与航路规划，满足无人机超低空飞行（＜100米）的安全可靠需求</w:t>
            </w:r>
            <w:r w:rsidRPr="00A1123C">
              <w:rPr>
                <w:rFonts w:ascii="宋体" w:eastAsia="宋体" w:hAnsi="宋体" w:cs="Times New Roman" w:hint="eastAsia"/>
                <w:kern w:val="0"/>
                <w:szCs w:val="21"/>
              </w:rPr>
              <w:t>。</w:t>
            </w:r>
          </w:p>
        </w:tc>
      </w:tr>
      <w:tr w:rsidR="009D1B71" w:rsidRPr="00A1123C" w14:paraId="76CC1571" w14:textId="77777777" w:rsidTr="001609D6">
        <w:tc>
          <w:tcPr>
            <w:tcW w:w="421" w:type="dxa"/>
            <w:tcMar>
              <w:top w:w="60" w:type="dxa"/>
              <w:left w:w="120" w:type="dxa"/>
              <w:bottom w:w="30" w:type="dxa"/>
              <w:right w:w="120" w:type="dxa"/>
            </w:tcMar>
            <w:vAlign w:val="center"/>
          </w:tcPr>
          <w:p w14:paraId="3E70A4BA" w14:textId="77777777" w:rsidR="009D1B71" w:rsidRPr="00A1123C" w:rsidRDefault="009D1B71" w:rsidP="001609D6">
            <w:pPr>
              <w:adjustRightInd w:val="0"/>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2</w:t>
            </w:r>
          </w:p>
        </w:tc>
        <w:tc>
          <w:tcPr>
            <w:tcW w:w="1701" w:type="dxa"/>
            <w:tcMar>
              <w:top w:w="60" w:type="dxa"/>
              <w:left w:w="120" w:type="dxa"/>
              <w:bottom w:w="30" w:type="dxa"/>
              <w:right w:w="120" w:type="dxa"/>
            </w:tcMar>
          </w:tcPr>
          <w:p w14:paraId="026C4DF0"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hint="eastAsia"/>
                <w:kern w:val="0"/>
                <w:szCs w:val="21"/>
              </w:rPr>
              <w:t>星空地立体协同的低空航图动态快速更新关键技术点：</w:t>
            </w:r>
          </w:p>
          <w:p w14:paraId="0FF6A5EA"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①三级协同</w:t>
            </w:r>
            <w:r w:rsidRPr="00A1123C">
              <w:rPr>
                <w:rFonts w:ascii="宋体" w:eastAsia="宋体" w:hAnsi="宋体" w:cs="Times New Roman" w:hint="eastAsia"/>
                <w:kern w:val="0"/>
                <w:szCs w:val="21"/>
              </w:rPr>
              <w:t>快速更新体制；</w:t>
            </w:r>
          </w:p>
          <w:p w14:paraId="0447BE8E"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w:t>
            </w:r>
            <w:r w:rsidRPr="00A1123C">
              <w:rPr>
                <w:rFonts w:ascii="宋体" w:eastAsia="宋体" w:hAnsi="宋体" w:cs="Times New Roman" w:hint="eastAsia"/>
                <w:kern w:val="0"/>
                <w:szCs w:val="21"/>
              </w:rPr>
              <w:t>星空数据融合</w:t>
            </w:r>
            <w:r w:rsidRPr="00A1123C">
              <w:rPr>
                <w:rFonts w:ascii="宋体" w:eastAsia="宋体" w:hAnsi="宋体" w:cs="Times New Roman"/>
                <w:kern w:val="0"/>
                <w:szCs w:val="21"/>
              </w:rPr>
              <w:t>变化检测</w:t>
            </w:r>
            <w:r w:rsidRPr="00A1123C">
              <w:rPr>
                <w:rFonts w:ascii="宋体" w:eastAsia="宋体" w:hAnsi="宋体" w:cs="Times New Roman" w:hint="eastAsia"/>
                <w:kern w:val="0"/>
                <w:szCs w:val="21"/>
              </w:rPr>
              <w:t>；</w:t>
            </w:r>
          </w:p>
          <w:p w14:paraId="4F660F13" w14:textId="6898FEA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③</w:t>
            </w:r>
            <w:r w:rsidRPr="00A1123C">
              <w:rPr>
                <w:rFonts w:ascii="宋体" w:eastAsia="宋体" w:hAnsi="宋体" w:cs="Times New Roman" w:hint="eastAsia"/>
                <w:kern w:val="0"/>
                <w:szCs w:val="21"/>
              </w:rPr>
              <w:t>低空航图要素快速更新。</w:t>
            </w:r>
          </w:p>
        </w:tc>
        <w:tc>
          <w:tcPr>
            <w:tcW w:w="2268" w:type="dxa"/>
            <w:tcMar>
              <w:top w:w="60" w:type="dxa"/>
              <w:left w:w="120" w:type="dxa"/>
              <w:bottom w:w="30" w:type="dxa"/>
              <w:right w:w="120" w:type="dxa"/>
            </w:tcMar>
            <w:vAlign w:val="center"/>
          </w:tcPr>
          <w:p w14:paraId="195D1C4E"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①建立</w:t>
            </w:r>
            <w:r w:rsidRPr="00A1123C">
              <w:rPr>
                <w:rFonts w:ascii="宋体" w:eastAsia="宋体" w:hAnsi="宋体" w:cs="Times New Roman" w:hint="eastAsia"/>
                <w:kern w:val="0"/>
                <w:szCs w:val="21"/>
              </w:rPr>
              <w:t>“</w:t>
            </w:r>
            <w:r w:rsidRPr="00A1123C">
              <w:rPr>
                <w:rFonts w:ascii="宋体" w:eastAsia="宋体" w:hAnsi="宋体" w:cs="Times New Roman"/>
                <w:kern w:val="0"/>
                <w:szCs w:val="21"/>
              </w:rPr>
              <w:t>空基准-星筛查-地验证”</w:t>
            </w:r>
            <w:r w:rsidRPr="00A1123C">
              <w:rPr>
                <w:rFonts w:ascii="宋体" w:eastAsia="宋体" w:hAnsi="宋体" w:cs="Times New Roman" w:hint="eastAsia"/>
                <w:kern w:val="0"/>
                <w:szCs w:val="21"/>
              </w:rPr>
              <w:t>星空地</w:t>
            </w:r>
            <w:r w:rsidRPr="00A1123C">
              <w:rPr>
                <w:rFonts w:ascii="宋体" w:eastAsia="宋体" w:hAnsi="宋体" w:cs="Times New Roman"/>
                <w:kern w:val="0"/>
                <w:szCs w:val="21"/>
              </w:rPr>
              <w:t>三级</w:t>
            </w:r>
            <w:r w:rsidRPr="00A1123C">
              <w:rPr>
                <w:rFonts w:ascii="宋体" w:eastAsia="宋体" w:hAnsi="宋体" w:cs="Times New Roman" w:hint="eastAsia"/>
                <w:kern w:val="0"/>
                <w:szCs w:val="21"/>
              </w:rPr>
              <w:t>协同的快速</w:t>
            </w:r>
            <w:r w:rsidRPr="00A1123C">
              <w:rPr>
                <w:rFonts w:ascii="宋体" w:eastAsia="宋体" w:hAnsi="宋体" w:cs="Times New Roman"/>
                <w:kern w:val="0"/>
                <w:szCs w:val="21"/>
              </w:rPr>
              <w:t>更新</w:t>
            </w:r>
            <w:r w:rsidRPr="00A1123C">
              <w:rPr>
                <w:rFonts w:ascii="宋体" w:eastAsia="宋体" w:hAnsi="宋体" w:cs="Times New Roman" w:hint="eastAsia"/>
                <w:kern w:val="0"/>
                <w:szCs w:val="21"/>
              </w:rPr>
              <w:t>技术</w:t>
            </w:r>
            <w:r w:rsidRPr="00A1123C">
              <w:rPr>
                <w:rFonts w:ascii="宋体" w:eastAsia="宋体" w:hAnsi="宋体" w:cs="Times New Roman"/>
                <w:kern w:val="0"/>
                <w:szCs w:val="21"/>
              </w:rPr>
              <w:t>框架</w:t>
            </w:r>
            <w:r w:rsidRPr="00A1123C">
              <w:rPr>
                <w:rFonts w:ascii="宋体" w:eastAsia="宋体" w:hAnsi="宋体" w:cs="Times New Roman" w:hint="eastAsia"/>
                <w:kern w:val="0"/>
                <w:szCs w:val="21"/>
              </w:rPr>
              <w:t>；</w:t>
            </w:r>
          </w:p>
          <w:p w14:paraId="24138BFE"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w:t>
            </w:r>
            <w:r w:rsidRPr="00A1123C">
              <w:rPr>
                <w:rFonts w:ascii="宋体" w:eastAsia="宋体" w:hAnsi="宋体" w:cs="Times New Roman" w:hint="eastAsia"/>
                <w:kern w:val="0"/>
                <w:szCs w:val="21"/>
              </w:rPr>
              <w:t>以航空高精度观测为基准的多星组网观测变化信息筛查方法；</w:t>
            </w:r>
          </w:p>
          <w:p w14:paraId="1CEE56D5" w14:textId="77777777" w:rsidR="009D1B71" w:rsidRPr="00A1123C" w:rsidRDefault="009D1B71" w:rsidP="001609D6">
            <w:pPr>
              <w:adjustRightInd w:val="0"/>
              <w:snapToGrid w:val="0"/>
              <w:rPr>
                <w:rFonts w:ascii="Times New Roman" w:eastAsia="宋体" w:hAnsi="Times New Roman" w:cs="Times New Roman"/>
                <w:color w:val="000000" w:themeColor="text1"/>
                <w:szCs w:val="28"/>
              </w:rPr>
            </w:pPr>
            <w:r w:rsidRPr="00A1123C">
              <w:rPr>
                <w:rFonts w:ascii="宋体" w:eastAsia="宋体" w:hAnsi="宋体" w:cs="Times New Roman"/>
                <w:kern w:val="0"/>
                <w:szCs w:val="21"/>
              </w:rPr>
              <w:t>③</w:t>
            </w:r>
            <w:r w:rsidRPr="00A1123C">
              <w:rPr>
                <w:rFonts w:ascii="宋体" w:eastAsia="宋体" w:hAnsi="宋体" w:cs="Times New Roman" w:hint="eastAsia"/>
                <w:kern w:val="0"/>
                <w:szCs w:val="21"/>
              </w:rPr>
              <w:t>基于近地无人机抵近观测数据的</w:t>
            </w:r>
            <w:r w:rsidRPr="00A1123C">
              <w:rPr>
                <w:rFonts w:ascii="宋体" w:eastAsia="宋体" w:hAnsi="宋体" w:cs="Times New Roman"/>
                <w:kern w:val="0"/>
                <w:szCs w:val="21"/>
              </w:rPr>
              <w:t>三维矢量实时提取</w:t>
            </w:r>
            <w:r w:rsidRPr="00A1123C">
              <w:rPr>
                <w:rFonts w:ascii="宋体" w:eastAsia="宋体" w:hAnsi="宋体" w:cs="Times New Roman" w:hint="eastAsia"/>
                <w:kern w:val="0"/>
                <w:szCs w:val="21"/>
              </w:rPr>
              <w:t>，联合导航避障目标反馈信息，实现低空航图要素动态快速更新。</w:t>
            </w:r>
          </w:p>
        </w:tc>
        <w:tc>
          <w:tcPr>
            <w:tcW w:w="2240" w:type="dxa"/>
            <w:tcMar>
              <w:top w:w="60" w:type="dxa"/>
              <w:left w:w="120" w:type="dxa"/>
              <w:bottom w:w="30" w:type="dxa"/>
              <w:right w:w="120" w:type="dxa"/>
            </w:tcMar>
          </w:tcPr>
          <w:p w14:paraId="7E85EEC2"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①突破卫星/航空/地面数据孤立处理瓶颈，建立闭环更新链条</w:t>
            </w:r>
            <w:r w:rsidRPr="00A1123C">
              <w:rPr>
                <w:rFonts w:ascii="宋体" w:eastAsia="宋体" w:hAnsi="宋体" w:cs="Times New Roman" w:hint="eastAsia"/>
                <w:kern w:val="0"/>
                <w:szCs w:val="21"/>
              </w:rPr>
              <w:t>；</w:t>
            </w:r>
          </w:p>
          <w:p w14:paraId="73259052" w14:textId="77777777" w:rsidR="009D1B71" w:rsidRPr="00A1123C" w:rsidRDefault="009D1B71" w:rsidP="001609D6">
            <w:pPr>
              <w:adjustRightInd w:val="0"/>
              <w:snapToGrid w:val="0"/>
              <w:rPr>
                <w:rFonts w:ascii="宋体" w:eastAsia="宋体" w:hAnsi="宋体" w:cs="Times New Roman"/>
                <w:kern w:val="0"/>
                <w:szCs w:val="21"/>
              </w:rPr>
            </w:pPr>
            <w:r w:rsidRPr="00A1123C">
              <w:rPr>
                <w:rFonts w:ascii="宋体" w:eastAsia="宋体" w:hAnsi="宋体" w:cs="Times New Roman"/>
                <w:kern w:val="0"/>
                <w:szCs w:val="21"/>
              </w:rPr>
              <w:t>②</w:t>
            </w:r>
            <w:r w:rsidRPr="00A1123C">
              <w:rPr>
                <w:rFonts w:ascii="宋体" w:eastAsia="宋体" w:hAnsi="宋体" w:cs="Times New Roman" w:hint="eastAsia"/>
                <w:kern w:val="0"/>
                <w:szCs w:val="21"/>
              </w:rPr>
              <w:t>提升低空航图更新精度；</w:t>
            </w:r>
          </w:p>
          <w:p w14:paraId="031E7FC5" w14:textId="6B48A365" w:rsidR="009635B8" w:rsidRPr="00A1123C" w:rsidRDefault="009D1B71" w:rsidP="00947F15">
            <w:pPr>
              <w:adjustRightInd w:val="0"/>
              <w:snapToGrid w:val="0"/>
              <w:rPr>
                <w:rFonts w:ascii="Times New Roman" w:eastAsia="宋体" w:hAnsi="Times New Roman" w:cs="Times New Roman"/>
                <w:color w:val="000000" w:themeColor="text1"/>
                <w:szCs w:val="28"/>
              </w:rPr>
            </w:pPr>
            <w:r w:rsidRPr="00A1123C">
              <w:rPr>
                <w:rFonts w:ascii="宋体" w:eastAsia="宋体" w:hAnsi="宋体" w:cs="Times New Roman"/>
                <w:kern w:val="0"/>
                <w:szCs w:val="21"/>
              </w:rPr>
              <w:t>③</w:t>
            </w:r>
            <w:r w:rsidRPr="00A1123C">
              <w:rPr>
                <w:rFonts w:ascii="宋体" w:eastAsia="宋体" w:hAnsi="宋体" w:cs="Times New Roman" w:hint="eastAsia"/>
                <w:kern w:val="0"/>
                <w:szCs w:val="21"/>
              </w:rPr>
              <w:t>提升低空航图更新时效性</w:t>
            </w:r>
            <w:r w:rsidR="00947F15">
              <w:rPr>
                <w:rFonts w:ascii="宋体" w:eastAsia="宋体" w:hAnsi="宋体" w:cs="Times New Roman" w:hint="eastAsia"/>
                <w:kern w:val="0"/>
                <w:szCs w:val="21"/>
              </w:rPr>
              <w:t>达到小时级</w:t>
            </w:r>
            <w:r w:rsidRPr="00A1123C">
              <w:rPr>
                <w:rFonts w:ascii="宋体" w:eastAsia="宋体" w:hAnsi="宋体" w:cs="Times New Roman" w:hint="eastAsia"/>
                <w:kern w:val="0"/>
                <w:szCs w:val="21"/>
              </w:rPr>
              <w:t>。</w:t>
            </w:r>
          </w:p>
        </w:tc>
        <w:tc>
          <w:tcPr>
            <w:tcW w:w="1665" w:type="dxa"/>
            <w:tcMar>
              <w:top w:w="60" w:type="dxa"/>
              <w:left w:w="120" w:type="dxa"/>
              <w:bottom w:w="30" w:type="dxa"/>
              <w:right w:w="120" w:type="dxa"/>
            </w:tcMar>
          </w:tcPr>
          <w:p w14:paraId="44186449" w14:textId="77777777" w:rsidR="009D1B71" w:rsidRPr="00A1123C" w:rsidRDefault="009D1B71" w:rsidP="001609D6">
            <w:pPr>
              <w:adjustRightInd w:val="0"/>
              <w:snapToGrid w:val="0"/>
              <w:rPr>
                <w:rFonts w:ascii="Times New Roman" w:eastAsia="宋体" w:hAnsi="Times New Roman" w:cs="Times New Roman"/>
                <w:color w:val="000000" w:themeColor="text1"/>
                <w:szCs w:val="28"/>
              </w:rPr>
            </w:pPr>
            <w:r w:rsidRPr="00A1123C">
              <w:rPr>
                <w:rFonts w:ascii="宋体" w:eastAsia="宋体" w:hAnsi="宋体" w:cs="Times New Roman" w:hint="eastAsia"/>
                <w:kern w:val="0"/>
                <w:szCs w:val="21"/>
              </w:rPr>
              <w:t>形成</w:t>
            </w:r>
            <w:r w:rsidRPr="00A1123C">
              <w:rPr>
                <w:rFonts w:ascii="宋体" w:eastAsia="宋体" w:hAnsi="宋体" w:cs="Times New Roman"/>
                <w:kern w:val="0"/>
                <w:szCs w:val="21"/>
              </w:rPr>
              <w:t>实时响应障碍物变化</w:t>
            </w:r>
            <w:r w:rsidRPr="00A1123C">
              <w:rPr>
                <w:rFonts w:ascii="宋体" w:eastAsia="宋体" w:hAnsi="宋体" w:cs="Times New Roman" w:hint="eastAsia"/>
                <w:kern w:val="0"/>
                <w:szCs w:val="21"/>
              </w:rPr>
              <w:t>、实现</w:t>
            </w:r>
            <w:r w:rsidRPr="00A1123C">
              <w:rPr>
                <w:rFonts w:ascii="宋体" w:eastAsia="宋体" w:hAnsi="宋体" w:cs="Times New Roman"/>
                <w:kern w:val="0"/>
                <w:szCs w:val="21"/>
              </w:rPr>
              <w:t>高密度运营</w:t>
            </w:r>
            <w:r w:rsidRPr="00A1123C">
              <w:rPr>
                <w:rFonts w:ascii="宋体" w:eastAsia="宋体" w:hAnsi="宋体" w:cs="Times New Roman" w:hint="eastAsia"/>
                <w:kern w:val="0"/>
                <w:szCs w:val="21"/>
              </w:rPr>
              <w:t>的低空航图快速更新能力，支撑低空交通实时调度、突发障碍物预警响应，满足城市物流无人机等高时效场景需求。</w:t>
            </w:r>
          </w:p>
        </w:tc>
      </w:tr>
    </w:tbl>
    <w:p w14:paraId="0E5F877D" w14:textId="77777777" w:rsidR="009D1B71" w:rsidRPr="00A1123C" w:rsidRDefault="009D1B71" w:rsidP="009D1B71">
      <w:pPr>
        <w:pStyle w:val="a7"/>
        <w:widowControl/>
        <w:numPr>
          <w:ilvl w:val="0"/>
          <w:numId w:val="3"/>
        </w:numPr>
        <w:spacing w:line="360" w:lineRule="auto"/>
        <w:ind w:firstLineChars="0"/>
        <w:outlineLvl w:val="4"/>
        <w:rPr>
          <w:rFonts w:ascii="Times New Roman" w:hAnsi="Times New Roman"/>
          <w:b/>
          <w:bCs/>
          <w:color w:val="000000" w:themeColor="text1"/>
          <w:kern w:val="0"/>
          <w:sz w:val="24"/>
        </w:rPr>
      </w:pPr>
      <w:r w:rsidRPr="00A1123C">
        <w:rPr>
          <w:rFonts w:ascii="Times New Roman" w:hAnsi="Times New Roman"/>
          <w:b/>
          <w:bCs/>
          <w:color w:val="000000" w:themeColor="text1"/>
          <w:kern w:val="0"/>
          <w:sz w:val="24"/>
        </w:rPr>
        <w:t>考核指标及评测手段</w:t>
      </w:r>
      <w:r w:rsidRPr="00A1123C">
        <w:rPr>
          <w:rFonts w:ascii="Times New Roman" w:hAnsi="Times New Roman"/>
          <w:b/>
          <w:bCs/>
          <w:color w:val="000000" w:themeColor="text1"/>
          <w:kern w:val="0"/>
          <w:sz w:val="24"/>
        </w:rPr>
        <w:t>/</w:t>
      </w:r>
      <w:r w:rsidRPr="00A1123C">
        <w:rPr>
          <w:rFonts w:ascii="Times New Roman" w:hAnsi="Times New Roman"/>
          <w:b/>
          <w:bCs/>
          <w:color w:val="000000" w:themeColor="text1"/>
          <w:kern w:val="0"/>
          <w:sz w:val="24"/>
        </w:rPr>
        <w:t>方法</w:t>
      </w:r>
    </w:p>
    <w:p w14:paraId="01DD8E92" w14:textId="77777777" w:rsidR="009D1B71" w:rsidRPr="00A1123C" w:rsidRDefault="009D1B71" w:rsidP="009D1B71">
      <w:pPr>
        <w:spacing w:before="120" w:after="120" w:line="288" w:lineRule="auto"/>
        <w:jc w:val="center"/>
        <w:rPr>
          <w:rFonts w:ascii="宋体" w:eastAsia="宋体" w:hAnsi="宋体" w:cs="Arial"/>
          <w:b/>
          <w:bCs/>
          <w:kern w:val="0"/>
          <w:szCs w:val="21"/>
        </w:rPr>
      </w:pPr>
      <w:r w:rsidRPr="00A1123C">
        <w:rPr>
          <w:rFonts w:ascii="宋体" w:eastAsia="宋体" w:hAnsi="宋体" w:cs="Arial"/>
          <w:b/>
          <w:bCs/>
          <w:kern w:val="0"/>
          <w:szCs w:val="21"/>
        </w:rPr>
        <w:t>表</w:t>
      </w:r>
      <w:r w:rsidRPr="00A1123C">
        <w:rPr>
          <w:rFonts w:ascii="宋体" w:eastAsia="宋体" w:hAnsi="宋体" w:cs="Arial" w:hint="eastAsia"/>
          <w:b/>
          <w:bCs/>
          <w:kern w:val="0"/>
          <w:szCs w:val="21"/>
        </w:rPr>
        <w:t>2-2</w:t>
      </w:r>
      <w:r w:rsidRPr="00A1123C">
        <w:rPr>
          <w:rFonts w:ascii="宋体" w:eastAsia="宋体" w:hAnsi="宋体" w:cs="Arial"/>
          <w:b/>
          <w:bCs/>
          <w:kern w:val="0"/>
          <w:szCs w:val="21"/>
        </w:rPr>
        <w:t xml:space="preserve"> 课题1考核指标及评测手段与方法</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5"/>
        <w:gridCol w:w="705"/>
        <w:gridCol w:w="2400"/>
        <w:gridCol w:w="1425"/>
        <w:gridCol w:w="3195"/>
      </w:tblGrid>
      <w:tr w:rsidR="009D1B71" w:rsidRPr="00A1123C" w14:paraId="2B4EB84B" w14:textId="77777777" w:rsidTr="001609D6">
        <w:tc>
          <w:tcPr>
            <w:tcW w:w="555" w:type="dxa"/>
            <w:tcMar>
              <w:top w:w="60" w:type="dxa"/>
              <w:left w:w="120" w:type="dxa"/>
              <w:bottom w:w="30" w:type="dxa"/>
              <w:right w:w="120" w:type="dxa"/>
            </w:tcMar>
            <w:vAlign w:val="center"/>
          </w:tcPr>
          <w:p w14:paraId="2BB32772"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b/>
                <w:kern w:val="0"/>
                <w:szCs w:val="21"/>
              </w:rPr>
              <w:t>序号</w:t>
            </w:r>
          </w:p>
        </w:tc>
        <w:tc>
          <w:tcPr>
            <w:tcW w:w="705" w:type="dxa"/>
            <w:tcMar>
              <w:top w:w="60" w:type="dxa"/>
              <w:left w:w="120" w:type="dxa"/>
              <w:bottom w:w="30" w:type="dxa"/>
              <w:right w:w="120" w:type="dxa"/>
            </w:tcMar>
            <w:vAlign w:val="center"/>
          </w:tcPr>
          <w:p w14:paraId="12FD00EF"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b/>
                <w:kern w:val="0"/>
                <w:szCs w:val="21"/>
              </w:rPr>
              <w:t>指标类型</w:t>
            </w:r>
          </w:p>
        </w:tc>
        <w:tc>
          <w:tcPr>
            <w:tcW w:w="2400" w:type="dxa"/>
            <w:tcMar>
              <w:top w:w="60" w:type="dxa"/>
              <w:left w:w="120" w:type="dxa"/>
              <w:bottom w:w="30" w:type="dxa"/>
              <w:right w:w="120" w:type="dxa"/>
            </w:tcMar>
            <w:vAlign w:val="center"/>
          </w:tcPr>
          <w:p w14:paraId="0F198401"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b/>
                <w:kern w:val="0"/>
                <w:szCs w:val="21"/>
              </w:rPr>
              <w:t>指标名称</w:t>
            </w:r>
          </w:p>
        </w:tc>
        <w:tc>
          <w:tcPr>
            <w:tcW w:w="1425" w:type="dxa"/>
            <w:tcMar>
              <w:top w:w="60" w:type="dxa"/>
              <w:left w:w="120" w:type="dxa"/>
              <w:bottom w:w="30" w:type="dxa"/>
              <w:right w:w="120" w:type="dxa"/>
            </w:tcMar>
            <w:vAlign w:val="center"/>
          </w:tcPr>
          <w:p w14:paraId="60E9D029"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b/>
                <w:kern w:val="0"/>
                <w:szCs w:val="21"/>
              </w:rPr>
              <w:t>指标描述</w:t>
            </w:r>
          </w:p>
        </w:tc>
        <w:tc>
          <w:tcPr>
            <w:tcW w:w="3195" w:type="dxa"/>
            <w:tcMar>
              <w:top w:w="60" w:type="dxa"/>
              <w:left w:w="120" w:type="dxa"/>
              <w:bottom w:w="30" w:type="dxa"/>
              <w:right w:w="120" w:type="dxa"/>
            </w:tcMar>
            <w:vAlign w:val="center"/>
          </w:tcPr>
          <w:p w14:paraId="04E39EC6"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b/>
                <w:kern w:val="0"/>
                <w:szCs w:val="21"/>
              </w:rPr>
              <w:t>评测手段/方法</w:t>
            </w:r>
          </w:p>
        </w:tc>
      </w:tr>
      <w:tr w:rsidR="009D1B71" w:rsidRPr="00A1123C" w14:paraId="45E69199" w14:textId="77777777" w:rsidTr="001609D6">
        <w:tc>
          <w:tcPr>
            <w:tcW w:w="555" w:type="dxa"/>
            <w:tcMar>
              <w:top w:w="60" w:type="dxa"/>
              <w:left w:w="120" w:type="dxa"/>
              <w:bottom w:w="30" w:type="dxa"/>
              <w:right w:w="120" w:type="dxa"/>
            </w:tcMar>
            <w:vAlign w:val="center"/>
          </w:tcPr>
          <w:p w14:paraId="0600EF17"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kern w:val="0"/>
                <w:szCs w:val="21"/>
              </w:rPr>
              <w:t>1</w:t>
            </w:r>
          </w:p>
        </w:tc>
        <w:tc>
          <w:tcPr>
            <w:tcW w:w="705" w:type="dxa"/>
            <w:vMerge w:val="restart"/>
            <w:tcMar>
              <w:top w:w="60" w:type="dxa"/>
              <w:left w:w="120" w:type="dxa"/>
              <w:bottom w:w="30" w:type="dxa"/>
              <w:right w:w="120" w:type="dxa"/>
            </w:tcMar>
            <w:vAlign w:val="center"/>
          </w:tcPr>
          <w:p w14:paraId="6CE0F0A9"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kern w:val="0"/>
                <w:szCs w:val="21"/>
              </w:rPr>
              <w:t>技术指标</w:t>
            </w:r>
          </w:p>
        </w:tc>
        <w:tc>
          <w:tcPr>
            <w:tcW w:w="2400" w:type="dxa"/>
            <w:tcMar>
              <w:top w:w="60" w:type="dxa"/>
              <w:left w:w="120" w:type="dxa"/>
              <w:bottom w:w="30" w:type="dxa"/>
              <w:right w:w="120" w:type="dxa"/>
            </w:tcMar>
            <w:vAlign w:val="center"/>
          </w:tcPr>
          <w:p w14:paraId="0C7D8327" w14:textId="390BE0EE" w:rsidR="009D1B71" w:rsidRPr="00A1123C" w:rsidRDefault="00947F15" w:rsidP="001609D6">
            <w:pPr>
              <w:snapToGrid w:val="0"/>
              <w:jc w:val="center"/>
              <w:rPr>
                <w:rFonts w:ascii="宋体" w:eastAsia="宋体" w:hAnsi="宋体" w:cs="Times New Roman"/>
                <w:kern w:val="0"/>
                <w:szCs w:val="21"/>
              </w:rPr>
            </w:pPr>
            <w:r w:rsidRPr="00552F44">
              <w:rPr>
                <w:rFonts w:ascii="宋体" w:eastAsia="宋体" w:hAnsi="宋体" w:cs="Arial" w:hint="eastAsia"/>
                <w:kern w:val="0"/>
                <w:szCs w:val="21"/>
              </w:rPr>
              <w:t>低空航图要素分类体系框架标准规范</w:t>
            </w:r>
            <w:commentRangeStart w:id="6"/>
            <w:commentRangeEnd w:id="6"/>
            <w:r w:rsidR="009635B8">
              <w:rPr>
                <w:rStyle w:val="a8"/>
              </w:rPr>
              <w:commentReference w:id="6"/>
            </w:r>
          </w:p>
        </w:tc>
        <w:tc>
          <w:tcPr>
            <w:tcW w:w="1425" w:type="dxa"/>
            <w:tcMar>
              <w:top w:w="60" w:type="dxa"/>
              <w:left w:w="120" w:type="dxa"/>
              <w:bottom w:w="30" w:type="dxa"/>
              <w:right w:w="120" w:type="dxa"/>
            </w:tcMar>
            <w:vAlign w:val="center"/>
          </w:tcPr>
          <w:p w14:paraId="461D171B" w14:textId="687B8115" w:rsidR="009D1B71" w:rsidRPr="00947F15" w:rsidRDefault="00947F15" w:rsidP="001609D6">
            <w:pPr>
              <w:snapToGrid w:val="0"/>
              <w:jc w:val="center"/>
              <w:rPr>
                <w:rFonts w:ascii="宋体" w:eastAsia="宋体" w:hAnsi="宋体" w:cs="Arial"/>
                <w:kern w:val="0"/>
                <w:szCs w:val="21"/>
              </w:rPr>
            </w:pPr>
            <w:r w:rsidRPr="00552F44">
              <w:rPr>
                <w:rFonts w:ascii="宋体" w:eastAsia="宋体" w:hAnsi="宋体" w:cs="Arial"/>
                <w:kern w:val="0"/>
                <w:szCs w:val="21"/>
              </w:rPr>
              <w:t>1套</w:t>
            </w:r>
          </w:p>
        </w:tc>
        <w:tc>
          <w:tcPr>
            <w:tcW w:w="3195" w:type="dxa"/>
            <w:tcMar>
              <w:top w:w="60" w:type="dxa"/>
              <w:left w:w="120" w:type="dxa"/>
              <w:bottom w:w="30" w:type="dxa"/>
              <w:right w:w="120" w:type="dxa"/>
            </w:tcMar>
            <w:vAlign w:val="center"/>
          </w:tcPr>
          <w:p w14:paraId="2107DE44" w14:textId="4F1A67CC" w:rsidR="009D1B71" w:rsidRPr="00A1123C" w:rsidRDefault="00947F15" w:rsidP="001609D6">
            <w:pPr>
              <w:snapToGrid w:val="0"/>
              <w:rPr>
                <w:rFonts w:ascii="宋体" w:eastAsia="宋体" w:hAnsi="宋体" w:cs="Times New Roman"/>
                <w:kern w:val="0"/>
                <w:szCs w:val="21"/>
              </w:rPr>
            </w:pPr>
            <w:r w:rsidRPr="00A1123C">
              <w:rPr>
                <w:rFonts w:ascii="宋体" w:eastAsia="宋体" w:hAnsi="宋体" w:cs="Arial" w:hint="eastAsia"/>
                <w:kern w:val="0"/>
                <w:szCs w:val="21"/>
              </w:rPr>
              <w:t>完成</w:t>
            </w:r>
            <w:r>
              <w:rPr>
                <w:rFonts w:ascii="宋体" w:eastAsia="宋体" w:hAnsi="宋体" w:cs="Arial" w:hint="eastAsia"/>
                <w:kern w:val="0"/>
                <w:szCs w:val="21"/>
              </w:rPr>
              <w:t>标准</w:t>
            </w:r>
            <w:r w:rsidRPr="00A1123C">
              <w:rPr>
                <w:rFonts w:ascii="宋体" w:eastAsia="宋体" w:hAnsi="宋体" w:cs="Arial" w:hint="eastAsia"/>
                <w:kern w:val="0"/>
                <w:szCs w:val="21"/>
              </w:rPr>
              <w:t>立项批复</w:t>
            </w:r>
          </w:p>
        </w:tc>
      </w:tr>
      <w:tr w:rsidR="00EA654D" w:rsidRPr="00A1123C" w14:paraId="46FA83AB" w14:textId="77777777" w:rsidTr="001609D6">
        <w:tc>
          <w:tcPr>
            <w:tcW w:w="555" w:type="dxa"/>
            <w:tcMar>
              <w:top w:w="60" w:type="dxa"/>
              <w:left w:w="120" w:type="dxa"/>
              <w:bottom w:w="30" w:type="dxa"/>
              <w:right w:w="120" w:type="dxa"/>
            </w:tcMar>
            <w:vAlign w:val="center"/>
          </w:tcPr>
          <w:p w14:paraId="4F067689" w14:textId="6FD94824" w:rsidR="00EA654D" w:rsidRPr="00A1123C" w:rsidRDefault="00EA654D" w:rsidP="00EA654D">
            <w:pPr>
              <w:snapToGrid w:val="0"/>
              <w:jc w:val="center"/>
              <w:rPr>
                <w:rFonts w:ascii="宋体" w:eastAsia="宋体" w:hAnsi="宋体" w:cs="Arial"/>
                <w:kern w:val="0"/>
                <w:szCs w:val="21"/>
              </w:rPr>
            </w:pPr>
            <w:r w:rsidRPr="00A1123C">
              <w:rPr>
                <w:rFonts w:ascii="宋体" w:eastAsia="宋体" w:hAnsi="宋体" w:cs="Arial"/>
                <w:kern w:val="0"/>
                <w:szCs w:val="21"/>
              </w:rPr>
              <w:t>2</w:t>
            </w:r>
          </w:p>
        </w:tc>
        <w:tc>
          <w:tcPr>
            <w:tcW w:w="705" w:type="dxa"/>
            <w:vMerge/>
            <w:tcMar>
              <w:top w:w="60" w:type="dxa"/>
              <w:left w:w="120" w:type="dxa"/>
              <w:bottom w:w="30" w:type="dxa"/>
              <w:right w:w="120" w:type="dxa"/>
            </w:tcMar>
            <w:vAlign w:val="center"/>
          </w:tcPr>
          <w:p w14:paraId="45FE4AB3" w14:textId="77777777" w:rsidR="00EA654D" w:rsidRPr="00A1123C" w:rsidRDefault="00EA654D" w:rsidP="00EA654D">
            <w:pPr>
              <w:snapToGrid w:val="0"/>
              <w:jc w:val="center"/>
              <w:rPr>
                <w:rFonts w:ascii="宋体" w:eastAsia="宋体" w:hAnsi="宋体" w:cs="Arial"/>
                <w:kern w:val="0"/>
                <w:szCs w:val="21"/>
              </w:rPr>
            </w:pPr>
          </w:p>
        </w:tc>
        <w:tc>
          <w:tcPr>
            <w:tcW w:w="2400" w:type="dxa"/>
            <w:tcMar>
              <w:top w:w="60" w:type="dxa"/>
              <w:left w:w="120" w:type="dxa"/>
              <w:bottom w:w="30" w:type="dxa"/>
              <w:right w:w="120" w:type="dxa"/>
            </w:tcMar>
            <w:vAlign w:val="center"/>
          </w:tcPr>
          <w:p w14:paraId="47848234" w14:textId="2BA558B4" w:rsidR="00EA654D" w:rsidRPr="00A1123C" w:rsidDel="009635B8" w:rsidRDefault="00EA654D" w:rsidP="00EA654D">
            <w:pPr>
              <w:snapToGrid w:val="0"/>
              <w:jc w:val="center"/>
              <w:rPr>
                <w:rFonts w:ascii="宋体" w:eastAsia="宋体" w:hAnsi="宋体" w:cs="Arial"/>
                <w:kern w:val="0"/>
                <w:szCs w:val="21"/>
              </w:rPr>
            </w:pPr>
            <w:r>
              <w:rPr>
                <w:rFonts w:ascii="宋体" w:eastAsia="宋体" w:hAnsi="宋体" w:cs="Arial" w:hint="eastAsia"/>
                <w:kern w:val="0"/>
                <w:szCs w:val="21"/>
              </w:rPr>
              <w:t>低空多模态协同高精度观测载荷最高成像分辨率</w:t>
            </w:r>
          </w:p>
        </w:tc>
        <w:tc>
          <w:tcPr>
            <w:tcW w:w="1425" w:type="dxa"/>
            <w:tcMar>
              <w:top w:w="60" w:type="dxa"/>
              <w:left w:w="120" w:type="dxa"/>
              <w:bottom w:w="30" w:type="dxa"/>
              <w:right w:w="120" w:type="dxa"/>
            </w:tcMar>
            <w:vAlign w:val="center"/>
          </w:tcPr>
          <w:p w14:paraId="4183E22D" w14:textId="0148CD42" w:rsidR="00EA654D" w:rsidRPr="00A1123C" w:rsidRDefault="00EA654D" w:rsidP="00EA654D">
            <w:pPr>
              <w:snapToGrid w:val="0"/>
              <w:jc w:val="center"/>
              <w:rPr>
                <w:rFonts w:ascii="宋体" w:eastAsia="宋体" w:hAnsi="宋体" w:cs="Arial"/>
                <w:kern w:val="0"/>
                <w:szCs w:val="21"/>
              </w:rPr>
            </w:pPr>
            <w:r>
              <w:rPr>
                <w:rFonts w:ascii="宋体" w:eastAsia="宋体" w:hAnsi="宋体" w:cs="Arial" w:hint="eastAsia"/>
                <w:kern w:val="0"/>
                <w:szCs w:val="21"/>
              </w:rPr>
              <w:t>优于5cm</w:t>
            </w:r>
          </w:p>
        </w:tc>
        <w:tc>
          <w:tcPr>
            <w:tcW w:w="3195" w:type="dxa"/>
            <w:tcMar>
              <w:top w:w="60" w:type="dxa"/>
              <w:left w:w="120" w:type="dxa"/>
              <w:bottom w:w="30" w:type="dxa"/>
              <w:right w:w="120" w:type="dxa"/>
            </w:tcMar>
            <w:vAlign w:val="center"/>
          </w:tcPr>
          <w:p w14:paraId="60F7049D" w14:textId="77777777" w:rsidR="00EA654D" w:rsidRDefault="00EA654D" w:rsidP="00EA654D">
            <w:pPr>
              <w:snapToGrid w:val="0"/>
              <w:rPr>
                <w:rFonts w:ascii="宋体" w:eastAsia="宋体" w:hAnsi="宋体" w:cs="Times New Roman"/>
                <w:kern w:val="0"/>
                <w:szCs w:val="21"/>
              </w:rPr>
            </w:pPr>
            <w:r>
              <w:rPr>
                <w:rFonts w:ascii="宋体" w:eastAsia="宋体" w:hAnsi="宋体" w:cs="Arial" w:hint="eastAsia"/>
                <w:kern w:val="0"/>
                <w:szCs w:val="21"/>
              </w:rPr>
              <w:t>第三方测试</w:t>
            </w:r>
          </w:p>
          <w:p w14:paraId="7B88B7A7" w14:textId="7F78D83E" w:rsidR="00EA654D" w:rsidRPr="00A1123C" w:rsidRDefault="00EA654D" w:rsidP="00EA654D">
            <w:pPr>
              <w:snapToGrid w:val="0"/>
              <w:rPr>
                <w:rFonts w:ascii="宋体" w:eastAsia="宋体" w:hAnsi="宋体" w:cs="Arial"/>
                <w:kern w:val="0"/>
                <w:szCs w:val="21"/>
              </w:rPr>
            </w:pPr>
            <w:r>
              <w:rPr>
                <w:rFonts w:ascii="宋体" w:eastAsia="宋体" w:hAnsi="宋体" w:cs="Arial" w:hint="eastAsia"/>
                <w:kern w:val="0"/>
                <w:szCs w:val="21"/>
              </w:rPr>
              <w:t>通过测量包含有地面分辨率靶标的飞行数据，测量靶标的像素宽度</w:t>
            </w:r>
          </w:p>
        </w:tc>
      </w:tr>
      <w:tr w:rsidR="00EA654D" w:rsidRPr="00A1123C" w14:paraId="368D9491" w14:textId="77777777" w:rsidTr="001609D6">
        <w:tc>
          <w:tcPr>
            <w:tcW w:w="555" w:type="dxa"/>
            <w:tcMar>
              <w:top w:w="60" w:type="dxa"/>
              <w:left w:w="120" w:type="dxa"/>
              <w:bottom w:w="30" w:type="dxa"/>
              <w:right w:w="120" w:type="dxa"/>
            </w:tcMar>
            <w:vAlign w:val="center"/>
          </w:tcPr>
          <w:p w14:paraId="396C6B95" w14:textId="430CEB2E"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3</w:t>
            </w:r>
          </w:p>
        </w:tc>
        <w:tc>
          <w:tcPr>
            <w:tcW w:w="705" w:type="dxa"/>
            <w:vMerge/>
            <w:tcMar>
              <w:top w:w="60" w:type="dxa"/>
              <w:left w:w="120" w:type="dxa"/>
              <w:bottom w:w="30" w:type="dxa"/>
              <w:right w:w="120" w:type="dxa"/>
            </w:tcMar>
            <w:vAlign w:val="center"/>
          </w:tcPr>
          <w:p w14:paraId="0F67F42C"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220EE293" w14:textId="622B6725"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低空多模态协同高精度观测载荷数据种类</w:t>
            </w:r>
          </w:p>
        </w:tc>
        <w:tc>
          <w:tcPr>
            <w:tcW w:w="1425" w:type="dxa"/>
            <w:tcMar>
              <w:top w:w="60" w:type="dxa"/>
              <w:left w:w="120" w:type="dxa"/>
              <w:bottom w:w="30" w:type="dxa"/>
              <w:right w:w="120" w:type="dxa"/>
            </w:tcMar>
            <w:vAlign w:val="center"/>
          </w:tcPr>
          <w:p w14:paraId="3016E9C9"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3种，包括光学倾斜、激光雷达和SAR</w:t>
            </w:r>
          </w:p>
        </w:tc>
        <w:tc>
          <w:tcPr>
            <w:tcW w:w="3195" w:type="dxa"/>
            <w:tcMar>
              <w:top w:w="60" w:type="dxa"/>
              <w:left w:w="120" w:type="dxa"/>
              <w:bottom w:w="30" w:type="dxa"/>
              <w:right w:w="120" w:type="dxa"/>
            </w:tcMar>
            <w:vAlign w:val="center"/>
          </w:tcPr>
          <w:p w14:paraId="7A138953" w14:textId="77777777"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第三方测试</w:t>
            </w:r>
          </w:p>
          <w:p w14:paraId="5A883607" w14:textId="77777777"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使用实际飞行数据，检查数据类型</w:t>
            </w:r>
          </w:p>
        </w:tc>
      </w:tr>
      <w:tr w:rsidR="00EA654D" w:rsidRPr="00A1123C" w14:paraId="3E410634" w14:textId="77777777" w:rsidTr="001609D6">
        <w:tc>
          <w:tcPr>
            <w:tcW w:w="555" w:type="dxa"/>
            <w:tcMar>
              <w:top w:w="60" w:type="dxa"/>
              <w:left w:w="120" w:type="dxa"/>
              <w:bottom w:w="30" w:type="dxa"/>
              <w:right w:w="120" w:type="dxa"/>
            </w:tcMar>
            <w:vAlign w:val="center"/>
          </w:tcPr>
          <w:p w14:paraId="70895956" w14:textId="3620DD18"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4</w:t>
            </w:r>
          </w:p>
        </w:tc>
        <w:tc>
          <w:tcPr>
            <w:tcW w:w="705" w:type="dxa"/>
            <w:vMerge/>
            <w:tcMar>
              <w:top w:w="60" w:type="dxa"/>
              <w:left w:w="120" w:type="dxa"/>
              <w:bottom w:w="30" w:type="dxa"/>
              <w:right w:w="120" w:type="dxa"/>
            </w:tcMar>
            <w:vAlign w:val="center"/>
          </w:tcPr>
          <w:p w14:paraId="60353033"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73870D62" w14:textId="061DF8B6"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低空多模态协同高精度观测载荷图像配准精度</w:t>
            </w:r>
          </w:p>
        </w:tc>
        <w:tc>
          <w:tcPr>
            <w:tcW w:w="1425" w:type="dxa"/>
            <w:tcMar>
              <w:top w:w="60" w:type="dxa"/>
              <w:left w:w="120" w:type="dxa"/>
              <w:bottom w:w="30" w:type="dxa"/>
              <w:right w:w="120" w:type="dxa"/>
            </w:tcMar>
            <w:vAlign w:val="center"/>
          </w:tcPr>
          <w:p w14:paraId="1F196848"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优于1个像素</w:t>
            </w:r>
          </w:p>
        </w:tc>
        <w:tc>
          <w:tcPr>
            <w:tcW w:w="3195" w:type="dxa"/>
            <w:tcMar>
              <w:top w:w="60" w:type="dxa"/>
              <w:left w:w="120" w:type="dxa"/>
              <w:bottom w:w="30" w:type="dxa"/>
              <w:right w:w="120" w:type="dxa"/>
            </w:tcMar>
            <w:vAlign w:val="center"/>
          </w:tcPr>
          <w:p w14:paraId="2CC2596A" w14:textId="77777777"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第三方测试</w:t>
            </w:r>
          </w:p>
          <w:p w14:paraId="36ED0762" w14:textId="77777777"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使用飞行数据产品进行配准，检查多模态靶标的像素配准精度</w:t>
            </w:r>
          </w:p>
        </w:tc>
      </w:tr>
      <w:tr w:rsidR="00EA654D" w:rsidRPr="00A1123C" w14:paraId="2673624A" w14:textId="77777777" w:rsidTr="001609D6">
        <w:tc>
          <w:tcPr>
            <w:tcW w:w="555" w:type="dxa"/>
            <w:tcMar>
              <w:top w:w="60" w:type="dxa"/>
              <w:left w:w="120" w:type="dxa"/>
              <w:bottom w:w="30" w:type="dxa"/>
              <w:right w:w="120" w:type="dxa"/>
            </w:tcMar>
            <w:vAlign w:val="center"/>
          </w:tcPr>
          <w:p w14:paraId="5F97DD4B" w14:textId="46DB1FAE"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5</w:t>
            </w:r>
          </w:p>
        </w:tc>
        <w:tc>
          <w:tcPr>
            <w:tcW w:w="705" w:type="dxa"/>
            <w:vMerge/>
            <w:tcMar>
              <w:top w:w="60" w:type="dxa"/>
              <w:left w:w="120" w:type="dxa"/>
              <w:bottom w:w="30" w:type="dxa"/>
              <w:right w:w="120" w:type="dxa"/>
            </w:tcMar>
            <w:vAlign w:val="center"/>
          </w:tcPr>
          <w:p w14:paraId="60116F5E"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17EA6349"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低空航图矢量化语义表征类型</w:t>
            </w:r>
          </w:p>
        </w:tc>
        <w:tc>
          <w:tcPr>
            <w:tcW w:w="1425" w:type="dxa"/>
            <w:tcMar>
              <w:top w:w="60" w:type="dxa"/>
              <w:left w:w="120" w:type="dxa"/>
              <w:bottom w:w="30" w:type="dxa"/>
              <w:right w:w="120" w:type="dxa"/>
            </w:tcMar>
            <w:vAlign w:val="center"/>
          </w:tcPr>
          <w:p w14:paraId="15EF9DD8"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不少于6种</w:t>
            </w:r>
          </w:p>
        </w:tc>
        <w:tc>
          <w:tcPr>
            <w:tcW w:w="3195" w:type="dxa"/>
            <w:tcMar>
              <w:top w:w="60" w:type="dxa"/>
              <w:left w:w="120" w:type="dxa"/>
              <w:bottom w:w="30" w:type="dxa"/>
              <w:right w:w="120" w:type="dxa"/>
            </w:tcMar>
            <w:vAlign w:val="center"/>
          </w:tcPr>
          <w:p w14:paraId="24873565" w14:textId="77777777"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第三方测试</w:t>
            </w:r>
          </w:p>
          <w:p w14:paraId="721839EE" w14:textId="3A5FFD2A" w:rsidR="00EA654D" w:rsidRPr="00A1123C" w:rsidRDefault="00EA654D" w:rsidP="00EA654D">
            <w:pPr>
              <w:snapToGrid w:val="0"/>
              <w:rPr>
                <w:rFonts w:ascii="宋体" w:eastAsia="宋体" w:hAnsi="宋体" w:cs="Times New Roman"/>
                <w:kern w:val="0"/>
                <w:szCs w:val="21"/>
              </w:rPr>
            </w:pPr>
            <w:r w:rsidRPr="00A1123C">
              <w:rPr>
                <w:rFonts w:ascii="宋体" w:eastAsia="宋体" w:hAnsi="宋体" w:cs="Arial"/>
                <w:kern w:val="0"/>
                <w:szCs w:val="21"/>
              </w:rPr>
              <w:t>检查低空航图矢量化语义表征种类，包括地形地貌、地表植被、建筑物、构筑物、</w:t>
            </w:r>
            <w:r w:rsidRPr="00A1123C">
              <w:rPr>
                <w:rFonts w:ascii="宋体" w:eastAsia="宋体" w:hAnsi="宋体" w:cs="Arial" w:hint="eastAsia"/>
                <w:kern w:val="0"/>
                <w:szCs w:val="21"/>
              </w:rPr>
              <w:t>低空专用设施</w:t>
            </w:r>
            <w:r w:rsidRPr="00A1123C">
              <w:rPr>
                <w:rFonts w:ascii="宋体" w:eastAsia="宋体" w:hAnsi="宋体" w:cs="Arial"/>
                <w:kern w:val="0"/>
                <w:szCs w:val="21"/>
              </w:rPr>
              <w:t>、</w:t>
            </w:r>
            <w:r w:rsidRPr="00A1123C">
              <w:rPr>
                <w:rFonts w:ascii="宋体" w:eastAsia="宋体" w:hAnsi="宋体" w:cs="Arial" w:hint="eastAsia"/>
                <w:kern w:val="0"/>
                <w:szCs w:val="21"/>
              </w:rPr>
              <w:t>航路空域信息等</w:t>
            </w:r>
          </w:p>
        </w:tc>
      </w:tr>
      <w:tr w:rsidR="00EA654D" w:rsidRPr="00A1123C" w14:paraId="290CB4F5" w14:textId="77777777" w:rsidTr="001609D6">
        <w:tc>
          <w:tcPr>
            <w:tcW w:w="555" w:type="dxa"/>
            <w:tcMar>
              <w:top w:w="60" w:type="dxa"/>
              <w:left w:w="120" w:type="dxa"/>
              <w:bottom w:w="30" w:type="dxa"/>
              <w:right w:w="120" w:type="dxa"/>
            </w:tcMar>
            <w:vAlign w:val="center"/>
          </w:tcPr>
          <w:p w14:paraId="338E6A0E" w14:textId="0F800123"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6</w:t>
            </w:r>
          </w:p>
        </w:tc>
        <w:tc>
          <w:tcPr>
            <w:tcW w:w="705" w:type="dxa"/>
            <w:vMerge/>
            <w:tcMar>
              <w:top w:w="60" w:type="dxa"/>
              <w:left w:w="120" w:type="dxa"/>
              <w:bottom w:w="30" w:type="dxa"/>
              <w:right w:w="120" w:type="dxa"/>
            </w:tcMar>
            <w:vAlign w:val="center"/>
          </w:tcPr>
          <w:p w14:paraId="79876543"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5A44B4CC"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起降区误差</w:t>
            </w:r>
          </w:p>
        </w:tc>
        <w:tc>
          <w:tcPr>
            <w:tcW w:w="1425" w:type="dxa"/>
            <w:tcMar>
              <w:top w:w="60" w:type="dxa"/>
              <w:left w:w="120" w:type="dxa"/>
              <w:bottom w:w="30" w:type="dxa"/>
              <w:right w:w="120" w:type="dxa"/>
            </w:tcMar>
            <w:vAlign w:val="center"/>
          </w:tcPr>
          <w:p w14:paraId="18D8E0E3"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≤10cm（RMS）</w:t>
            </w:r>
          </w:p>
        </w:tc>
        <w:tc>
          <w:tcPr>
            <w:tcW w:w="3195" w:type="dxa"/>
            <w:tcMar>
              <w:top w:w="60" w:type="dxa"/>
              <w:left w:w="120" w:type="dxa"/>
              <w:bottom w:w="30" w:type="dxa"/>
              <w:right w:w="120" w:type="dxa"/>
            </w:tcMar>
            <w:vAlign w:val="center"/>
          </w:tcPr>
          <w:p w14:paraId="3E4D6340" w14:textId="77777777" w:rsidR="009D6FC1" w:rsidRDefault="00EA654D" w:rsidP="009D6FC1">
            <w:pPr>
              <w:snapToGrid w:val="0"/>
              <w:rPr>
                <w:rFonts w:ascii="宋体" w:eastAsia="宋体" w:hAnsi="宋体" w:cs="Arial"/>
                <w:kern w:val="0"/>
                <w:szCs w:val="21"/>
              </w:rPr>
            </w:pPr>
            <w:r w:rsidRPr="00A1123C">
              <w:rPr>
                <w:rFonts w:ascii="宋体" w:eastAsia="宋体" w:hAnsi="宋体" w:cs="Arial"/>
                <w:kern w:val="0"/>
                <w:szCs w:val="21"/>
              </w:rPr>
              <w:t>第三方测试</w:t>
            </w:r>
            <w:bookmarkStart w:id="7" w:name="OLE_LINK8"/>
          </w:p>
          <w:p w14:paraId="533811B8" w14:textId="39B881FB" w:rsidR="00EA654D" w:rsidRPr="00A1123C" w:rsidRDefault="009D6FC1" w:rsidP="00552F44">
            <w:pPr>
              <w:snapToGrid w:val="0"/>
              <w:rPr>
                <w:rFonts w:ascii="宋体" w:eastAsia="宋体" w:hAnsi="宋体" w:cs="Times New Roman"/>
                <w:kern w:val="0"/>
                <w:szCs w:val="21"/>
              </w:rPr>
            </w:pPr>
            <w:r w:rsidRPr="009D6FC1">
              <w:rPr>
                <w:rFonts w:ascii="宋体" w:eastAsia="宋体" w:hAnsi="宋体" w:cs="Arial" w:hint="eastAsia"/>
                <w:kern w:val="0"/>
                <w:szCs w:val="21"/>
              </w:rPr>
              <w:t>在示范区的起降区布设高精度检查点，通过对比航图位置与检查点实测位置的差异，计算均方根</w:t>
            </w:r>
            <w:r w:rsidRPr="009D6FC1">
              <w:rPr>
                <w:rFonts w:ascii="宋体" w:eastAsia="宋体" w:hAnsi="宋体" w:cs="Arial" w:hint="eastAsia"/>
                <w:kern w:val="0"/>
                <w:szCs w:val="21"/>
              </w:rPr>
              <w:lastRenderedPageBreak/>
              <w:t>误差（RMS）</w:t>
            </w:r>
            <w:r>
              <w:rPr>
                <w:rFonts w:ascii="宋体" w:eastAsia="宋体" w:hAnsi="宋体" w:cs="Arial" w:hint="eastAsia"/>
                <w:kern w:val="0"/>
                <w:szCs w:val="21"/>
              </w:rPr>
              <w:t>作为</w:t>
            </w:r>
            <w:r w:rsidRPr="009D6FC1">
              <w:rPr>
                <w:rFonts w:ascii="宋体" w:eastAsia="宋体" w:hAnsi="宋体" w:cs="Arial" w:hint="eastAsia"/>
                <w:kern w:val="0"/>
                <w:szCs w:val="21"/>
              </w:rPr>
              <w:t>检验航图的绝对精度</w:t>
            </w:r>
            <w:bookmarkEnd w:id="7"/>
          </w:p>
        </w:tc>
      </w:tr>
      <w:tr w:rsidR="00EA654D" w:rsidRPr="00A1123C" w14:paraId="3858728F" w14:textId="77777777" w:rsidTr="001609D6">
        <w:tc>
          <w:tcPr>
            <w:tcW w:w="555" w:type="dxa"/>
            <w:tcMar>
              <w:top w:w="60" w:type="dxa"/>
              <w:left w:w="120" w:type="dxa"/>
              <w:bottom w:w="30" w:type="dxa"/>
              <w:right w:w="120" w:type="dxa"/>
            </w:tcMar>
            <w:vAlign w:val="center"/>
          </w:tcPr>
          <w:p w14:paraId="6786F12B" w14:textId="04930173"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lastRenderedPageBreak/>
              <w:t>7</w:t>
            </w:r>
          </w:p>
        </w:tc>
        <w:tc>
          <w:tcPr>
            <w:tcW w:w="705" w:type="dxa"/>
            <w:vMerge/>
            <w:tcMar>
              <w:top w:w="60" w:type="dxa"/>
              <w:left w:w="120" w:type="dxa"/>
              <w:bottom w:w="30" w:type="dxa"/>
              <w:right w:w="120" w:type="dxa"/>
            </w:tcMar>
            <w:vAlign w:val="center"/>
          </w:tcPr>
          <w:p w14:paraId="3EDEFA7A"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0B3BFDD4"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航路区误差</w:t>
            </w:r>
          </w:p>
        </w:tc>
        <w:tc>
          <w:tcPr>
            <w:tcW w:w="1425" w:type="dxa"/>
            <w:tcMar>
              <w:top w:w="60" w:type="dxa"/>
              <w:left w:w="120" w:type="dxa"/>
              <w:bottom w:w="30" w:type="dxa"/>
              <w:right w:w="120" w:type="dxa"/>
            </w:tcMar>
            <w:vAlign w:val="center"/>
          </w:tcPr>
          <w:p w14:paraId="178569E3"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≤30cm（RMS）</w:t>
            </w:r>
          </w:p>
        </w:tc>
        <w:tc>
          <w:tcPr>
            <w:tcW w:w="3195" w:type="dxa"/>
            <w:tcMar>
              <w:top w:w="60" w:type="dxa"/>
              <w:left w:w="120" w:type="dxa"/>
              <w:bottom w:w="30" w:type="dxa"/>
              <w:right w:w="120" w:type="dxa"/>
            </w:tcMar>
            <w:vAlign w:val="center"/>
          </w:tcPr>
          <w:p w14:paraId="5DA73D52" w14:textId="77777777" w:rsidR="009D6FC1" w:rsidRDefault="00EA654D" w:rsidP="009D6FC1">
            <w:pPr>
              <w:snapToGrid w:val="0"/>
              <w:rPr>
                <w:rFonts w:ascii="宋体" w:eastAsia="宋体" w:hAnsi="宋体" w:cs="Arial"/>
                <w:kern w:val="0"/>
                <w:szCs w:val="21"/>
              </w:rPr>
            </w:pPr>
            <w:r w:rsidRPr="00A1123C">
              <w:rPr>
                <w:rFonts w:ascii="宋体" w:eastAsia="宋体" w:hAnsi="宋体" w:cs="Arial"/>
                <w:kern w:val="0"/>
                <w:szCs w:val="21"/>
              </w:rPr>
              <w:t>第三方测试</w:t>
            </w:r>
          </w:p>
          <w:p w14:paraId="743BE1F5" w14:textId="759F91AB" w:rsidR="00EA654D" w:rsidRPr="00A1123C" w:rsidRDefault="009D6FC1" w:rsidP="00552F44">
            <w:pPr>
              <w:snapToGrid w:val="0"/>
              <w:rPr>
                <w:rFonts w:ascii="宋体" w:eastAsia="宋体" w:hAnsi="宋体" w:cs="Times New Roman"/>
                <w:kern w:val="0"/>
                <w:szCs w:val="21"/>
              </w:rPr>
            </w:pPr>
            <w:r w:rsidRPr="009D6FC1">
              <w:rPr>
                <w:rFonts w:ascii="宋体" w:eastAsia="宋体" w:hAnsi="宋体" w:cs="Arial" w:hint="eastAsia"/>
                <w:kern w:val="0"/>
                <w:szCs w:val="21"/>
              </w:rPr>
              <w:t>在示范区的典型航路</w:t>
            </w:r>
            <w:r w:rsidR="00A41159">
              <w:rPr>
                <w:rFonts w:ascii="宋体" w:eastAsia="宋体" w:hAnsi="宋体" w:cs="Arial" w:hint="eastAsia"/>
                <w:kern w:val="0"/>
                <w:szCs w:val="21"/>
              </w:rPr>
              <w:t>区</w:t>
            </w:r>
            <w:r w:rsidRPr="009D6FC1">
              <w:rPr>
                <w:rFonts w:ascii="宋体" w:eastAsia="宋体" w:hAnsi="宋体" w:cs="Arial" w:hint="eastAsia"/>
                <w:kern w:val="0"/>
                <w:szCs w:val="21"/>
              </w:rPr>
              <w:t>布设高精度检查点，通过对比航图位置与检查点实测位置的差异，计算均方根误差（RMS）</w:t>
            </w:r>
            <w:r>
              <w:rPr>
                <w:rFonts w:ascii="宋体" w:eastAsia="宋体" w:hAnsi="宋体" w:cs="Arial" w:hint="eastAsia"/>
                <w:kern w:val="0"/>
                <w:szCs w:val="21"/>
              </w:rPr>
              <w:t>作为</w:t>
            </w:r>
            <w:r w:rsidRPr="009D6FC1">
              <w:rPr>
                <w:rFonts w:ascii="宋体" w:eastAsia="宋体" w:hAnsi="宋体" w:cs="Arial" w:hint="eastAsia"/>
                <w:kern w:val="0"/>
                <w:szCs w:val="21"/>
              </w:rPr>
              <w:t>检验航图的绝对精度</w:t>
            </w:r>
          </w:p>
        </w:tc>
      </w:tr>
      <w:tr w:rsidR="00EA654D" w:rsidRPr="00A1123C" w14:paraId="5B0DF0AB" w14:textId="77777777" w:rsidTr="001609D6">
        <w:tc>
          <w:tcPr>
            <w:tcW w:w="555" w:type="dxa"/>
            <w:tcMar>
              <w:top w:w="60" w:type="dxa"/>
              <w:left w:w="120" w:type="dxa"/>
              <w:bottom w:w="30" w:type="dxa"/>
              <w:right w:w="120" w:type="dxa"/>
            </w:tcMar>
            <w:vAlign w:val="center"/>
          </w:tcPr>
          <w:p w14:paraId="342FA9D9" w14:textId="4209C8C6" w:rsidR="00EA654D" w:rsidRPr="00A1123C" w:rsidRDefault="00EA654D" w:rsidP="00EA654D">
            <w:pPr>
              <w:snapToGrid w:val="0"/>
              <w:jc w:val="center"/>
              <w:rPr>
                <w:rFonts w:ascii="宋体" w:eastAsia="宋体" w:hAnsi="宋体" w:cs="Times New Roman"/>
                <w:kern w:val="0"/>
                <w:szCs w:val="21"/>
              </w:rPr>
            </w:pPr>
            <w:bookmarkStart w:id="8" w:name="_Hlk202601307"/>
            <w:r w:rsidRPr="00A1123C">
              <w:rPr>
                <w:rFonts w:ascii="宋体" w:eastAsia="宋体" w:hAnsi="宋体" w:cs="Times New Roman" w:hint="eastAsia"/>
                <w:kern w:val="0"/>
                <w:szCs w:val="21"/>
              </w:rPr>
              <w:t>8</w:t>
            </w:r>
          </w:p>
        </w:tc>
        <w:tc>
          <w:tcPr>
            <w:tcW w:w="705" w:type="dxa"/>
            <w:vMerge/>
            <w:tcMar>
              <w:top w:w="60" w:type="dxa"/>
              <w:left w:w="120" w:type="dxa"/>
              <w:bottom w:w="30" w:type="dxa"/>
              <w:right w:w="120" w:type="dxa"/>
            </w:tcMar>
            <w:vAlign w:val="center"/>
          </w:tcPr>
          <w:p w14:paraId="2393B1C4"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tcPr>
          <w:p w14:paraId="74176E10" w14:textId="77777777" w:rsidR="00EA654D" w:rsidRPr="00A1123C" w:rsidRDefault="00EA654D" w:rsidP="00EA654D">
            <w:pPr>
              <w:adjustRightInd w:val="0"/>
              <w:snapToGrid w:val="0"/>
              <w:rPr>
                <w:rFonts w:ascii="宋体" w:eastAsia="宋体" w:hAnsi="宋体" w:cs="宋体"/>
                <w:spacing w:val="-4"/>
                <w:szCs w:val="21"/>
              </w:rPr>
            </w:pPr>
            <w:r w:rsidRPr="00A1123C">
              <w:rPr>
                <w:rFonts w:ascii="宋体" w:eastAsia="宋体" w:hAnsi="宋体" w:cs="宋体"/>
                <w:spacing w:val="-4"/>
                <w:szCs w:val="21"/>
              </w:rPr>
              <w:t>低空障碍物检测训练数据集</w:t>
            </w:r>
            <w:r w:rsidRPr="00A1123C">
              <w:rPr>
                <w:rFonts w:ascii="宋体" w:eastAsia="宋体" w:hAnsi="宋体" w:cs="宋体" w:hint="eastAsia"/>
                <w:spacing w:val="-4"/>
                <w:szCs w:val="21"/>
              </w:rPr>
              <w:t>目标类别</w:t>
            </w:r>
          </w:p>
        </w:tc>
        <w:tc>
          <w:tcPr>
            <w:tcW w:w="1425" w:type="dxa"/>
            <w:tcMar>
              <w:top w:w="60" w:type="dxa"/>
              <w:left w:w="120" w:type="dxa"/>
              <w:bottom w:w="30" w:type="dxa"/>
              <w:right w:w="120" w:type="dxa"/>
            </w:tcMar>
          </w:tcPr>
          <w:p w14:paraId="41E64F0D" w14:textId="0C6819D7" w:rsidR="00EA654D" w:rsidRPr="00A1123C" w:rsidRDefault="00EA654D" w:rsidP="00EA654D">
            <w:pPr>
              <w:adjustRightInd w:val="0"/>
              <w:snapToGrid w:val="0"/>
              <w:rPr>
                <w:rFonts w:ascii="宋体" w:eastAsia="宋体" w:hAnsi="宋体" w:cs="宋体"/>
                <w:spacing w:val="-4"/>
                <w:szCs w:val="21"/>
              </w:rPr>
            </w:pPr>
            <w:commentRangeStart w:id="9"/>
            <w:r w:rsidRPr="00A1123C">
              <w:rPr>
                <w:rFonts w:ascii="宋体" w:eastAsia="宋体" w:hAnsi="宋体" w:cs="宋体" w:hint="eastAsia"/>
                <w:spacing w:val="-4"/>
                <w:szCs w:val="21"/>
              </w:rPr>
              <w:t>≥</w:t>
            </w:r>
            <w:r w:rsidR="009D6FC1">
              <w:rPr>
                <w:rFonts w:ascii="宋体" w:eastAsia="宋体" w:hAnsi="宋体" w:cs="宋体" w:hint="eastAsia"/>
                <w:spacing w:val="-4"/>
                <w:szCs w:val="21"/>
              </w:rPr>
              <w:t>6</w:t>
            </w:r>
            <w:r w:rsidRPr="00A1123C">
              <w:rPr>
                <w:rFonts w:ascii="宋体" w:eastAsia="宋体" w:hAnsi="宋体" w:cs="宋体" w:hint="eastAsia"/>
                <w:spacing w:val="-4"/>
                <w:szCs w:val="21"/>
              </w:rPr>
              <w:t>种（包括</w:t>
            </w:r>
            <w:r>
              <w:rPr>
                <w:rFonts w:ascii="宋体" w:eastAsia="宋体" w:hAnsi="宋体" w:cs="宋体" w:hint="eastAsia"/>
                <w:spacing w:val="-4"/>
                <w:szCs w:val="21"/>
              </w:rPr>
              <w:t>但</w:t>
            </w:r>
            <w:r w:rsidRPr="00A1123C">
              <w:rPr>
                <w:rFonts w:ascii="宋体" w:eastAsia="宋体" w:hAnsi="宋体" w:cs="宋体" w:hint="eastAsia"/>
                <w:spacing w:val="-4"/>
                <w:szCs w:val="21"/>
              </w:rPr>
              <w:t>不限于</w:t>
            </w:r>
            <w:r w:rsidR="009D6FC1">
              <w:rPr>
                <w:rFonts w:ascii="宋体" w:eastAsia="宋体" w:hAnsi="宋体" w:cs="宋体" w:hint="eastAsia"/>
                <w:spacing w:val="-4"/>
                <w:szCs w:val="21"/>
              </w:rPr>
              <w:t>电线、</w:t>
            </w:r>
            <w:r w:rsidRPr="00A1123C">
              <w:rPr>
                <w:rFonts w:ascii="宋体" w:eastAsia="宋体" w:hAnsi="宋体" w:cs="宋体" w:hint="eastAsia"/>
                <w:spacing w:val="-4"/>
                <w:szCs w:val="21"/>
              </w:rPr>
              <w:t>高压塔、风车、塔吊、烟囱</w:t>
            </w:r>
            <w:r w:rsidR="009D6FC1">
              <w:rPr>
                <w:rFonts w:ascii="宋体" w:eastAsia="宋体" w:hAnsi="宋体" w:cs="宋体" w:hint="eastAsia"/>
                <w:spacing w:val="-4"/>
                <w:szCs w:val="21"/>
              </w:rPr>
              <w:t>、通信塔</w:t>
            </w:r>
            <w:r w:rsidRPr="00A1123C">
              <w:rPr>
                <w:rFonts w:ascii="宋体" w:eastAsia="宋体" w:hAnsi="宋体" w:cs="宋体" w:hint="eastAsia"/>
                <w:spacing w:val="-4"/>
                <w:szCs w:val="21"/>
              </w:rPr>
              <w:t>等）</w:t>
            </w:r>
            <w:commentRangeEnd w:id="9"/>
            <w:r>
              <w:rPr>
                <w:rStyle w:val="a8"/>
              </w:rPr>
              <w:commentReference w:id="9"/>
            </w:r>
          </w:p>
        </w:tc>
        <w:tc>
          <w:tcPr>
            <w:tcW w:w="3195" w:type="dxa"/>
            <w:tcMar>
              <w:top w:w="60" w:type="dxa"/>
              <w:left w:w="120" w:type="dxa"/>
              <w:bottom w:w="30" w:type="dxa"/>
              <w:right w:w="120" w:type="dxa"/>
            </w:tcMar>
            <w:vAlign w:val="center"/>
          </w:tcPr>
          <w:p w14:paraId="3B738DA6" w14:textId="10B412A4" w:rsidR="00EA654D" w:rsidRPr="00A1123C" w:rsidRDefault="00EA654D" w:rsidP="00EA654D">
            <w:pPr>
              <w:adjustRightInd w:val="0"/>
              <w:snapToGrid w:val="0"/>
              <w:jc w:val="center"/>
              <w:rPr>
                <w:rFonts w:ascii="宋体" w:eastAsia="宋体" w:hAnsi="宋体" w:cs="宋体"/>
                <w:spacing w:val="-4"/>
                <w:szCs w:val="21"/>
              </w:rPr>
            </w:pPr>
            <w:r>
              <w:rPr>
                <w:rFonts w:ascii="宋体" w:eastAsia="宋体" w:hAnsi="宋体" w:cs="宋体" w:hint="eastAsia"/>
                <w:spacing w:val="-4"/>
                <w:szCs w:val="21"/>
              </w:rPr>
              <w:t>第三方测试</w:t>
            </w:r>
          </w:p>
        </w:tc>
      </w:tr>
      <w:bookmarkEnd w:id="8"/>
      <w:tr w:rsidR="00EA654D" w:rsidRPr="00A1123C" w14:paraId="564A11C3" w14:textId="77777777" w:rsidTr="001609D6">
        <w:tc>
          <w:tcPr>
            <w:tcW w:w="555" w:type="dxa"/>
            <w:tcMar>
              <w:top w:w="60" w:type="dxa"/>
              <w:left w:w="120" w:type="dxa"/>
              <w:bottom w:w="30" w:type="dxa"/>
              <w:right w:w="120" w:type="dxa"/>
            </w:tcMar>
            <w:vAlign w:val="center"/>
          </w:tcPr>
          <w:p w14:paraId="40D6C862" w14:textId="13B7B1AD"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Times New Roman" w:hint="eastAsia"/>
                <w:kern w:val="0"/>
                <w:szCs w:val="21"/>
              </w:rPr>
              <w:t>9</w:t>
            </w:r>
          </w:p>
        </w:tc>
        <w:tc>
          <w:tcPr>
            <w:tcW w:w="705" w:type="dxa"/>
            <w:vMerge/>
            <w:tcMar>
              <w:top w:w="60" w:type="dxa"/>
              <w:left w:w="120" w:type="dxa"/>
              <w:bottom w:w="30" w:type="dxa"/>
              <w:right w:w="120" w:type="dxa"/>
            </w:tcMar>
            <w:vAlign w:val="center"/>
          </w:tcPr>
          <w:p w14:paraId="0AD21F89"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tcPr>
          <w:p w14:paraId="3A108CA2" w14:textId="77777777" w:rsidR="00EA654D" w:rsidRPr="00A1123C" w:rsidRDefault="00EA654D" w:rsidP="00EA654D">
            <w:pPr>
              <w:adjustRightInd w:val="0"/>
              <w:snapToGrid w:val="0"/>
              <w:rPr>
                <w:rFonts w:ascii="宋体" w:eastAsia="宋体" w:hAnsi="宋体" w:cs="宋体"/>
                <w:spacing w:val="-4"/>
                <w:szCs w:val="21"/>
              </w:rPr>
            </w:pPr>
            <w:r w:rsidRPr="00A1123C">
              <w:rPr>
                <w:rFonts w:ascii="宋体" w:eastAsia="宋体" w:hAnsi="宋体" w:cs="宋体"/>
                <w:spacing w:val="-4"/>
                <w:szCs w:val="21"/>
              </w:rPr>
              <w:t>低空障碍物检测训练数据集</w:t>
            </w:r>
            <w:r w:rsidRPr="00A1123C">
              <w:rPr>
                <w:rFonts w:ascii="宋体" w:eastAsia="宋体" w:hAnsi="宋体" w:cs="宋体" w:hint="eastAsia"/>
                <w:spacing w:val="-4"/>
                <w:szCs w:val="21"/>
              </w:rPr>
              <w:t>总标注样本量</w:t>
            </w:r>
          </w:p>
        </w:tc>
        <w:tc>
          <w:tcPr>
            <w:tcW w:w="1425" w:type="dxa"/>
            <w:tcMar>
              <w:top w:w="60" w:type="dxa"/>
              <w:left w:w="120" w:type="dxa"/>
              <w:bottom w:w="30" w:type="dxa"/>
              <w:right w:w="120" w:type="dxa"/>
            </w:tcMar>
          </w:tcPr>
          <w:p w14:paraId="27EFEFBB" w14:textId="77777777" w:rsidR="00EA654D" w:rsidRPr="00A1123C" w:rsidRDefault="00EA654D" w:rsidP="00EA654D">
            <w:pPr>
              <w:adjustRightInd w:val="0"/>
              <w:snapToGrid w:val="0"/>
              <w:rPr>
                <w:rFonts w:ascii="宋体" w:eastAsia="宋体" w:hAnsi="宋体" w:cs="宋体"/>
                <w:spacing w:val="-4"/>
                <w:szCs w:val="21"/>
              </w:rPr>
            </w:pPr>
            <w:r w:rsidRPr="00A1123C">
              <w:rPr>
                <w:rFonts w:ascii="宋体" w:eastAsia="宋体" w:hAnsi="宋体" w:cs="宋体" w:hint="eastAsia"/>
                <w:spacing w:val="-4"/>
                <w:szCs w:val="21"/>
              </w:rPr>
              <w:t>≥10万个</w:t>
            </w:r>
          </w:p>
        </w:tc>
        <w:tc>
          <w:tcPr>
            <w:tcW w:w="3195" w:type="dxa"/>
            <w:tcMar>
              <w:top w:w="60" w:type="dxa"/>
              <w:left w:w="120" w:type="dxa"/>
              <w:bottom w:w="30" w:type="dxa"/>
              <w:right w:w="120" w:type="dxa"/>
            </w:tcMar>
            <w:vAlign w:val="center"/>
          </w:tcPr>
          <w:p w14:paraId="3ACC9A59" w14:textId="5D608875" w:rsidR="00EA654D" w:rsidRPr="00A1123C" w:rsidRDefault="00EA654D" w:rsidP="00766167">
            <w:pPr>
              <w:adjustRightInd w:val="0"/>
              <w:snapToGrid w:val="0"/>
              <w:jc w:val="center"/>
              <w:rPr>
                <w:rFonts w:ascii="宋体" w:eastAsia="宋体" w:hAnsi="宋体" w:cs="宋体"/>
                <w:spacing w:val="-4"/>
                <w:szCs w:val="21"/>
              </w:rPr>
            </w:pPr>
            <w:r>
              <w:rPr>
                <w:rFonts w:ascii="宋体" w:eastAsia="宋体" w:hAnsi="宋体" w:cs="宋体" w:hint="eastAsia"/>
                <w:spacing w:val="-4"/>
                <w:szCs w:val="21"/>
              </w:rPr>
              <w:t>第三方测试</w:t>
            </w:r>
          </w:p>
        </w:tc>
      </w:tr>
      <w:tr w:rsidR="00EA654D" w:rsidRPr="00A1123C" w14:paraId="61885D1F" w14:textId="77777777" w:rsidTr="001609D6">
        <w:tc>
          <w:tcPr>
            <w:tcW w:w="555" w:type="dxa"/>
            <w:tcMar>
              <w:top w:w="60" w:type="dxa"/>
              <w:left w:w="120" w:type="dxa"/>
              <w:bottom w:w="30" w:type="dxa"/>
              <w:right w:w="120" w:type="dxa"/>
            </w:tcMar>
            <w:vAlign w:val="center"/>
          </w:tcPr>
          <w:p w14:paraId="72983FFA" w14:textId="17DEAF96" w:rsidR="00EA654D" w:rsidRPr="00A1123C" w:rsidRDefault="00EA654D" w:rsidP="00EA654D">
            <w:pPr>
              <w:snapToGrid w:val="0"/>
              <w:jc w:val="center"/>
              <w:rPr>
                <w:rFonts w:ascii="宋体" w:eastAsia="宋体" w:hAnsi="宋体" w:cs="Times New Roman" w:hint="eastAsia"/>
                <w:kern w:val="0"/>
                <w:szCs w:val="21"/>
              </w:rPr>
            </w:pPr>
            <w:r w:rsidRPr="00A1123C">
              <w:rPr>
                <w:rFonts w:ascii="宋体" w:eastAsia="宋体" w:hAnsi="宋体" w:cs="Arial" w:hint="eastAsia"/>
                <w:kern w:val="0"/>
                <w:szCs w:val="21"/>
              </w:rPr>
              <w:t>1</w:t>
            </w:r>
            <w:r w:rsidR="00A41159">
              <w:rPr>
                <w:rFonts w:ascii="宋体" w:eastAsia="宋体" w:hAnsi="宋体" w:cs="Arial" w:hint="eastAsia"/>
                <w:kern w:val="0"/>
                <w:szCs w:val="21"/>
              </w:rPr>
              <w:t>0</w:t>
            </w:r>
          </w:p>
        </w:tc>
        <w:tc>
          <w:tcPr>
            <w:tcW w:w="705" w:type="dxa"/>
            <w:vMerge/>
            <w:tcMar>
              <w:top w:w="60" w:type="dxa"/>
              <w:left w:w="120" w:type="dxa"/>
              <w:bottom w:w="30" w:type="dxa"/>
              <w:right w:w="120" w:type="dxa"/>
            </w:tcMar>
            <w:vAlign w:val="center"/>
          </w:tcPr>
          <w:p w14:paraId="55DB475D"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tcPr>
          <w:p w14:paraId="584DAA34" w14:textId="77777777" w:rsidR="00EA654D" w:rsidRPr="00A1123C" w:rsidRDefault="00EA654D" w:rsidP="00EA654D">
            <w:pPr>
              <w:adjustRightInd w:val="0"/>
              <w:snapToGrid w:val="0"/>
              <w:rPr>
                <w:rFonts w:ascii="宋体" w:eastAsia="宋体" w:hAnsi="宋体" w:cs="宋体"/>
                <w:spacing w:val="-4"/>
                <w:szCs w:val="21"/>
              </w:rPr>
            </w:pPr>
            <w:r w:rsidRPr="00A1123C">
              <w:rPr>
                <w:rFonts w:ascii="宋体" w:eastAsia="宋体" w:hAnsi="宋体" w:cs="宋体" w:hint="eastAsia"/>
                <w:spacing w:val="-4"/>
                <w:szCs w:val="21"/>
              </w:rPr>
              <w:t>低空障碍物检测训练数据集涵盖数据源</w:t>
            </w:r>
          </w:p>
        </w:tc>
        <w:tc>
          <w:tcPr>
            <w:tcW w:w="1425" w:type="dxa"/>
            <w:tcMar>
              <w:top w:w="60" w:type="dxa"/>
              <w:left w:w="120" w:type="dxa"/>
              <w:bottom w:w="30" w:type="dxa"/>
              <w:right w:w="120" w:type="dxa"/>
            </w:tcMar>
          </w:tcPr>
          <w:p w14:paraId="36876A8D" w14:textId="33BEBB8F" w:rsidR="00EA654D" w:rsidRPr="00A1123C" w:rsidRDefault="00EA654D" w:rsidP="00EA654D">
            <w:pPr>
              <w:adjustRightInd w:val="0"/>
              <w:snapToGrid w:val="0"/>
              <w:rPr>
                <w:rFonts w:ascii="宋体" w:eastAsia="宋体" w:hAnsi="宋体" w:cs="宋体"/>
                <w:spacing w:val="-4"/>
                <w:szCs w:val="21"/>
              </w:rPr>
            </w:pPr>
            <w:commentRangeStart w:id="10"/>
            <w:r w:rsidRPr="00552F44">
              <w:rPr>
                <w:rFonts w:ascii="宋体" w:eastAsia="宋体" w:hAnsi="宋体" w:cs="宋体" w:hint="eastAsia"/>
                <w:spacing w:val="-4"/>
                <w:szCs w:val="21"/>
                <w:highlight w:val="yellow"/>
              </w:rPr>
              <w:t>≥</w:t>
            </w:r>
            <w:r w:rsidR="00434BF7">
              <w:rPr>
                <w:rFonts w:ascii="宋体" w:eastAsia="宋体" w:hAnsi="宋体" w:cs="宋体" w:hint="eastAsia"/>
                <w:spacing w:val="-4"/>
                <w:szCs w:val="21"/>
                <w:highlight w:val="yellow"/>
              </w:rPr>
              <w:t>3</w:t>
            </w:r>
            <w:r w:rsidRPr="00552F44">
              <w:rPr>
                <w:rFonts w:ascii="宋体" w:eastAsia="宋体" w:hAnsi="宋体" w:cs="宋体" w:hint="eastAsia"/>
                <w:spacing w:val="-4"/>
                <w:szCs w:val="21"/>
                <w:highlight w:val="yellow"/>
              </w:rPr>
              <w:t>种（包括</w:t>
            </w:r>
            <w:r w:rsidR="00766167">
              <w:rPr>
                <w:rFonts w:ascii="宋体" w:eastAsia="宋体" w:hAnsi="宋体" w:cs="宋体" w:hint="eastAsia"/>
                <w:spacing w:val="-4"/>
                <w:szCs w:val="21"/>
                <w:highlight w:val="yellow"/>
              </w:rPr>
              <w:t>但</w:t>
            </w:r>
            <w:r w:rsidRPr="00552F44">
              <w:rPr>
                <w:rFonts w:ascii="宋体" w:eastAsia="宋体" w:hAnsi="宋体" w:cs="宋体" w:hint="eastAsia"/>
                <w:spacing w:val="-4"/>
                <w:szCs w:val="21"/>
                <w:highlight w:val="yellow"/>
              </w:rPr>
              <w:t>不限于光学</w:t>
            </w:r>
            <w:r w:rsidR="00766167">
              <w:rPr>
                <w:rFonts w:ascii="宋体" w:eastAsia="宋体" w:hAnsi="宋体" w:cs="宋体" w:hint="eastAsia"/>
                <w:spacing w:val="-4"/>
                <w:szCs w:val="21"/>
                <w:highlight w:val="yellow"/>
              </w:rPr>
              <w:t>、激光雷达、</w:t>
            </w:r>
            <w:r w:rsidR="00766167">
              <w:rPr>
                <w:rFonts w:ascii="宋体" w:eastAsia="宋体" w:hAnsi="宋体" w:cs="宋体" w:hint="eastAsia"/>
                <w:spacing w:val="-4"/>
                <w:szCs w:val="21"/>
              </w:rPr>
              <w:t>SAR</w:t>
            </w:r>
            <w:r w:rsidRPr="00A1123C">
              <w:rPr>
                <w:rFonts w:ascii="宋体" w:eastAsia="宋体" w:hAnsi="宋体" w:cs="宋体" w:hint="eastAsia"/>
                <w:spacing w:val="-4"/>
                <w:szCs w:val="21"/>
              </w:rPr>
              <w:t>）</w:t>
            </w:r>
            <w:commentRangeEnd w:id="10"/>
            <w:r>
              <w:rPr>
                <w:rStyle w:val="a8"/>
              </w:rPr>
              <w:commentReference w:id="10"/>
            </w:r>
          </w:p>
        </w:tc>
        <w:tc>
          <w:tcPr>
            <w:tcW w:w="3195" w:type="dxa"/>
            <w:tcMar>
              <w:top w:w="60" w:type="dxa"/>
              <w:left w:w="120" w:type="dxa"/>
              <w:bottom w:w="30" w:type="dxa"/>
              <w:right w:w="120" w:type="dxa"/>
            </w:tcMar>
            <w:vAlign w:val="center"/>
          </w:tcPr>
          <w:p w14:paraId="040F7F04" w14:textId="03A52D4D" w:rsidR="00EA654D" w:rsidRPr="00A1123C" w:rsidRDefault="00EA654D" w:rsidP="00434BF7">
            <w:pPr>
              <w:adjustRightInd w:val="0"/>
              <w:snapToGrid w:val="0"/>
              <w:jc w:val="center"/>
              <w:rPr>
                <w:rFonts w:ascii="宋体" w:eastAsia="宋体" w:hAnsi="宋体" w:cs="宋体"/>
                <w:spacing w:val="-4"/>
                <w:szCs w:val="21"/>
              </w:rPr>
            </w:pPr>
            <w:r>
              <w:rPr>
                <w:rFonts w:ascii="宋体" w:eastAsia="宋体" w:hAnsi="宋体" w:cs="宋体" w:hint="eastAsia"/>
                <w:spacing w:val="-4"/>
                <w:szCs w:val="21"/>
              </w:rPr>
              <w:t>第三方测试</w:t>
            </w:r>
          </w:p>
        </w:tc>
      </w:tr>
      <w:tr w:rsidR="00EA654D" w:rsidRPr="00A1123C" w14:paraId="2E6506B9" w14:textId="77777777" w:rsidTr="001609D6">
        <w:tc>
          <w:tcPr>
            <w:tcW w:w="555" w:type="dxa"/>
            <w:tcMar>
              <w:top w:w="60" w:type="dxa"/>
              <w:left w:w="120" w:type="dxa"/>
              <w:bottom w:w="30" w:type="dxa"/>
              <w:right w:w="120" w:type="dxa"/>
            </w:tcMar>
            <w:vAlign w:val="center"/>
          </w:tcPr>
          <w:p w14:paraId="47694F98" w14:textId="53DB5CE4" w:rsidR="00EA654D" w:rsidRPr="00A1123C" w:rsidRDefault="00EA654D" w:rsidP="00EA654D">
            <w:pPr>
              <w:snapToGrid w:val="0"/>
              <w:jc w:val="center"/>
              <w:rPr>
                <w:rFonts w:ascii="宋体" w:eastAsia="宋体" w:hAnsi="宋体" w:cs="Times New Roman" w:hint="eastAsia"/>
                <w:kern w:val="0"/>
                <w:szCs w:val="21"/>
              </w:rPr>
            </w:pPr>
            <w:r w:rsidRPr="00A1123C">
              <w:rPr>
                <w:rFonts w:ascii="宋体" w:eastAsia="宋体" w:hAnsi="宋体" w:cs="Arial" w:hint="eastAsia"/>
                <w:kern w:val="0"/>
                <w:szCs w:val="21"/>
              </w:rPr>
              <w:t>1</w:t>
            </w:r>
            <w:r w:rsidR="00A41159">
              <w:rPr>
                <w:rFonts w:ascii="宋体" w:eastAsia="宋体" w:hAnsi="宋体" w:cs="Arial" w:hint="eastAsia"/>
                <w:kern w:val="0"/>
                <w:szCs w:val="21"/>
              </w:rPr>
              <w:t>1</w:t>
            </w:r>
          </w:p>
        </w:tc>
        <w:tc>
          <w:tcPr>
            <w:tcW w:w="705" w:type="dxa"/>
            <w:vMerge w:val="restart"/>
            <w:tcMar>
              <w:top w:w="60" w:type="dxa"/>
              <w:left w:w="120" w:type="dxa"/>
              <w:bottom w:w="30" w:type="dxa"/>
              <w:right w:w="120" w:type="dxa"/>
            </w:tcMar>
            <w:vAlign w:val="center"/>
          </w:tcPr>
          <w:p w14:paraId="2E1F5230"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hint="eastAsia"/>
                <w:kern w:val="0"/>
                <w:szCs w:val="21"/>
              </w:rPr>
              <w:t>知识产权</w:t>
            </w:r>
            <w:r w:rsidRPr="00A1123C">
              <w:rPr>
                <w:rFonts w:ascii="宋体" w:eastAsia="宋体" w:hAnsi="宋体" w:cs="Arial"/>
                <w:kern w:val="0"/>
                <w:szCs w:val="21"/>
              </w:rPr>
              <w:t>指标</w:t>
            </w:r>
          </w:p>
        </w:tc>
        <w:tc>
          <w:tcPr>
            <w:tcW w:w="2400" w:type="dxa"/>
            <w:tcMar>
              <w:top w:w="60" w:type="dxa"/>
              <w:left w:w="120" w:type="dxa"/>
              <w:bottom w:w="30" w:type="dxa"/>
              <w:right w:w="120" w:type="dxa"/>
            </w:tcMar>
            <w:vAlign w:val="center"/>
          </w:tcPr>
          <w:p w14:paraId="02A0B85C" w14:textId="77777777" w:rsidR="00EA654D" w:rsidRPr="00A1123C" w:rsidRDefault="00EA654D" w:rsidP="00EA654D">
            <w:pPr>
              <w:snapToGrid w:val="0"/>
              <w:jc w:val="center"/>
              <w:rPr>
                <w:rFonts w:ascii="宋体" w:eastAsia="宋体" w:hAnsi="宋体" w:cs="Times New Roman"/>
                <w:kern w:val="0"/>
                <w:szCs w:val="21"/>
              </w:rPr>
            </w:pPr>
            <w:commentRangeStart w:id="11"/>
            <w:r w:rsidRPr="00A1123C">
              <w:rPr>
                <w:rFonts w:ascii="宋体" w:eastAsia="宋体" w:hAnsi="宋体" w:cs="Arial"/>
                <w:kern w:val="0"/>
                <w:szCs w:val="21"/>
              </w:rPr>
              <w:t>学术论文</w:t>
            </w:r>
          </w:p>
        </w:tc>
        <w:tc>
          <w:tcPr>
            <w:tcW w:w="1425" w:type="dxa"/>
            <w:tcMar>
              <w:top w:w="60" w:type="dxa"/>
              <w:left w:w="120" w:type="dxa"/>
              <w:bottom w:w="30" w:type="dxa"/>
              <w:right w:w="120" w:type="dxa"/>
            </w:tcMar>
            <w:vAlign w:val="center"/>
          </w:tcPr>
          <w:p w14:paraId="6ACD4862" w14:textId="6B42E9B6"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不少于</w:t>
            </w:r>
            <w:r>
              <w:rPr>
                <w:rFonts w:ascii="宋体" w:eastAsia="宋体" w:hAnsi="宋体" w:cs="Arial" w:hint="eastAsia"/>
                <w:kern w:val="0"/>
                <w:szCs w:val="21"/>
              </w:rPr>
              <w:t>2</w:t>
            </w:r>
            <w:r w:rsidRPr="00A1123C">
              <w:rPr>
                <w:rFonts w:ascii="宋体" w:eastAsia="宋体" w:hAnsi="宋体" w:cs="Arial"/>
                <w:kern w:val="0"/>
                <w:szCs w:val="21"/>
              </w:rPr>
              <w:t>篇</w:t>
            </w:r>
            <w:commentRangeEnd w:id="11"/>
            <w:r>
              <w:rPr>
                <w:rStyle w:val="a8"/>
              </w:rPr>
              <w:commentReference w:id="11"/>
            </w:r>
          </w:p>
        </w:tc>
        <w:tc>
          <w:tcPr>
            <w:tcW w:w="3195" w:type="dxa"/>
            <w:tcMar>
              <w:top w:w="60" w:type="dxa"/>
              <w:left w:w="120" w:type="dxa"/>
              <w:bottom w:w="30" w:type="dxa"/>
              <w:right w:w="120" w:type="dxa"/>
            </w:tcMar>
            <w:vAlign w:val="center"/>
          </w:tcPr>
          <w:p w14:paraId="605EC2D3" w14:textId="0EB429EF"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录用证明</w:t>
            </w:r>
          </w:p>
        </w:tc>
      </w:tr>
      <w:tr w:rsidR="00EA654D" w:rsidRPr="00A1123C" w14:paraId="472EFE58" w14:textId="77777777" w:rsidTr="001609D6">
        <w:tc>
          <w:tcPr>
            <w:tcW w:w="555" w:type="dxa"/>
            <w:tcMar>
              <w:top w:w="60" w:type="dxa"/>
              <w:left w:w="120" w:type="dxa"/>
              <w:bottom w:w="30" w:type="dxa"/>
              <w:right w:w="120" w:type="dxa"/>
            </w:tcMar>
            <w:vAlign w:val="center"/>
          </w:tcPr>
          <w:p w14:paraId="70883C4A" w14:textId="66EB3FE8"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hint="eastAsia"/>
                <w:kern w:val="0"/>
                <w:szCs w:val="21"/>
              </w:rPr>
              <w:t>1</w:t>
            </w:r>
            <w:r w:rsidR="00A41159">
              <w:rPr>
                <w:rFonts w:ascii="宋体" w:eastAsia="宋体" w:hAnsi="宋体" w:cs="Arial" w:hint="eastAsia"/>
                <w:kern w:val="0"/>
                <w:szCs w:val="21"/>
              </w:rPr>
              <w:t>2</w:t>
            </w:r>
          </w:p>
        </w:tc>
        <w:tc>
          <w:tcPr>
            <w:tcW w:w="705" w:type="dxa"/>
            <w:vMerge/>
            <w:tcMar>
              <w:top w:w="60" w:type="dxa"/>
              <w:left w:w="120" w:type="dxa"/>
              <w:bottom w:w="30" w:type="dxa"/>
              <w:right w:w="120" w:type="dxa"/>
            </w:tcMar>
            <w:vAlign w:val="center"/>
          </w:tcPr>
          <w:p w14:paraId="357DE123"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3932D81A" w14:textId="73F0967D"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hint="eastAsia"/>
                <w:kern w:val="0"/>
                <w:szCs w:val="21"/>
              </w:rPr>
              <w:t>申请</w:t>
            </w:r>
            <w:r w:rsidRPr="00A1123C">
              <w:rPr>
                <w:rFonts w:ascii="宋体" w:eastAsia="宋体" w:hAnsi="宋体" w:cs="Arial"/>
                <w:kern w:val="0"/>
                <w:szCs w:val="21"/>
              </w:rPr>
              <w:t>发明专利</w:t>
            </w:r>
          </w:p>
        </w:tc>
        <w:tc>
          <w:tcPr>
            <w:tcW w:w="1425" w:type="dxa"/>
            <w:tcMar>
              <w:top w:w="60" w:type="dxa"/>
              <w:left w:w="120" w:type="dxa"/>
              <w:bottom w:w="30" w:type="dxa"/>
              <w:right w:w="120" w:type="dxa"/>
            </w:tcMar>
            <w:vAlign w:val="center"/>
          </w:tcPr>
          <w:p w14:paraId="6E9935DC"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不少于</w:t>
            </w:r>
            <w:r w:rsidRPr="00A1123C">
              <w:rPr>
                <w:rFonts w:ascii="宋体" w:eastAsia="宋体" w:hAnsi="宋体" w:cs="Arial" w:hint="eastAsia"/>
                <w:kern w:val="0"/>
                <w:szCs w:val="21"/>
              </w:rPr>
              <w:t>4</w:t>
            </w:r>
            <w:r w:rsidRPr="00A1123C">
              <w:rPr>
                <w:rFonts w:ascii="宋体" w:eastAsia="宋体" w:hAnsi="宋体" w:cs="Arial"/>
                <w:kern w:val="0"/>
                <w:szCs w:val="21"/>
              </w:rPr>
              <w:t>项</w:t>
            </w:r>
          </w:p>
        </w:tc>
        <w:tc>
          <w:tcPr>
            <w:tcW w:w="3195" w:type="dxa"/>
            <w:tcMar>
              <w:top w:w="60" w:type="dxa"/>
              <w:left w:w="120" w:type="dxa"/>
              <w:bottom w:w="30" w:type="dxa"/>
              <w:right w:w="120" w:type="dxa"/>
            </w:tcMar>
            <w:vAlign w:val="center"/>
          </w:tcPr>
          <w:p w14:paraId="06B41FA7" w14:textId="52B0902A"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hint="eastAsia"/>
                <w:kern w:val="0"/>
                <w:szCs w:val="21"/>
              </w:rPr>
              <w:t>受理</w:t>
            </w:r>
            <w:r>
              <w:rPr>
                <w:rFonts w:ascii="宋体" w:eastAsia="宋体" w:hAnsi="宋体" w:cs="Arial" w:hint="eastAsia"/>
                <w:kern w:val="0"/>
                <w:szCs w:val="21"/>
              </w:rPr>
              <w:t>通知</w:t>
            </w:r>
          </w:p>
        </w:tc>
      </w:tr>
      <w:tr w:rsidR="00EA654D" w:rsidRPr="00A1123C" w14:paraId="01E92389" w14:textId="77777777" w:rsidTr="001609D6">
        <w:tc>
          <w:tcPr>
            <w:tcW w:w="555" w:type="dxa"/>
            <w:tcMar>
              <w:top w:w="60" w:type="dxa"/>
              <w:left w:w="120" w:type="dxa"/>
              <w:bottom w:w="30" w:type="dxa"/>
              <w:right w:w="120" w:type="dxa"/>
            </w:tcMar>
            <w:vAlign w:val="center"/>
          </w:tcPr>
          <w:p w14:paraId="70E0440B" w14:textId="0EE31C11"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1</w:t>
            </w:r>
            <w:r w:rsidR="00A41159">
              <w:rPr>
                <w:rFonts w:ascii="宋体" w:eastAsia="宋体" w:hAnsi="宋体" w:cs="Arial" w:hint="eastAsia"/>
                <w:kern w:val="0"/>
                <w:szCs w:val="21"/>
              </w:rPr>
              <w:t>3</w:t>
            </w:r>
          </w:p>
        </w:tc>
        <w:tc>
          <w:tcPr>
            <w:tcW w:w="705" w:type="dxa"/>
            <w:vMerge/>
            <w:tcMar>
              <w:top w:w="60" w:type="dxa"/>
              <w:left w:w="120" w:type="dxa"/>
              <w:bottom w:w="30" w:type="dxa"/>
              <w:right w:w="120" w:type="dxa"/>
            </w:tcMar>
            <w:vAlign w:val="center"/>
          </w:tcPr>
          <w:p w14:paraId="669F3E2C" w14:textId="77777777" w:rsidR="00EA654D" w:rsidRPr="00A1123C" w:rsidRDefault="00EA654D" w:rsidP="00EA654D">
            <w:pPr>
              <w:snapToGrid w:val="0"/>
              <w:jc w:val="center"/>
              <w:rPr>
                <w:rFonts w:ascii="宋体" w:eastAsia="宋体" w:hAnsi="宋体" w:cs="Times New Roman"/>
                <w:kern w:val="0"/>
                <w:szCs w:val="21"/>
              </w:rPr>
            </w:pPr>
          </w:p>
        </w:tc>
        <w:tc>
          <w:tcPr>
            <w:tcW w:w="2400" w:type="dxa"/>
            <w:tcMar>
              <w:top w:w="60" w:type="dxa"/>
              <w:left w:w="120" w:type="dxa"/>
              <w:bottom w:w="30" w:type="dxa"/>
              <w:right w:w="120" w:type="dxa"/>
            </w:tcMar>
            <w:vAlign w:val="center"/>
          </w:tcPr>
          <w:p w14:paraId="062118A5"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计算机软件著作权</w:t>
            </w:r>
          </w:p>
        </w:tc>
        <w:tc>
          <w:tcPr>
            <w:tcW w:w="1425" w:type="dxa"/>
            <w:tcMar>
              <w:top w:w="60" w:type="dxa"/>
              <w:left w:w="120" w:type="dxa"/>
              <w:bottom w:w="30" w:type="dxa"/>
              <w:right w:w="120" w:type="dxa"/>
            </w:tcMar>
            <w:vAlign w:val="center"/>
          </w:tcPr>
          <w:p w14:paraId="3EBB32AE"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不少于</w:t>
            </w:r>
            <w:r w:rsidRPr="00A1123C">
              <w:rPr>
                <w:rFonts w:ascii="宋体" w:eastAsia="宋体" w:hAnsi="宋体" w:cs="Arial" w:hint="eastAsia"/>
                <w:kern w:val="0"/>
                <w:szCs w:val="21"/>
              </w:rPr>
              <w:t>3</w:t>
            </w:r>
            <w:r w:rsidRPr="00A1123C">
              <w:rPr>
                <w:rFonts w:ascii="宋体" w:eastAsia="宋体" w:hAnsi="宋体" w:cs="Arial"/>
                <w:kern w:val="0"/>
                <w:szCs w:val="21"/>
              </w:rPr>
              <w:t>项</w:t>
            </w:r>
          </w:p>
        </w:tc>
        <w:tc>
          <w:tcPr>
            <w:tcW w:w="3195" w:type="dxa"/>
            <w:tcMar>
              <w:top w:w="60" w:type="dxa"/>
              <w:left w:w="120" w:type="dxa"/>
              <w:bottom w:w="30" w:type="dxa"/>
              <w:right w:w="120" w:type="dxa"/>
            </w:tcMar>
            <w:vAlign w:val="center"/>
          </w:tcPr>
          <w:p w14:paraId="2E9414A7" w14:textId="77777777" w:rsidR="00EA654D" w:rsidRPr="00A1123C" w:rsidRDefault="00EA654D" w:rsidP="00EA654D">
            <w:pPr>
              <w:snapToGrid w:val="0"/>
              <w:jc w:val="center"/>
              <w:rPr>
                <w:rFonts w:ascii="宋体" w:eastAsia="宋体" w:hAnsi="宋体" w:cs="Times New Roman"/>
                <w:kern w:val="0"/>
                <w:szCs w:val="21"/>
              </w:rPr>
            </w:pPr>
            <w:r w:rsidRPr="00A1123C">
              <w:rPr>
                <w:rFonts w:ascii="宋体" w:eastAsia="宋体" w:hAnsi="宋体" w:cs="Arial"/>
                <w:kern w:val="0"/>
                <w:szCs w:val="21"/>
              </w:rPr>
              <w:t>登记证书</w:t>
            </w:r>
          </w:p>
        </w:tc>
      </w:tr>
    </w:tbl>
    <w:p w14:paraId="68050294" w14:textId="77777777" w:rsidR="009D1B71" w:rsidRPr="00A1123C" w:rsidRDefault="009D1B71" w:rsidP="009D1B71">
      <w:pPr>
        <w:spacing w:before="120" w:after="120" w:line="288" w:lineRule="auto"/>
        <w:ind w:firstLine="420"/>
        <w:jc w:val="left"/>
        <w:rPr>
          <w:rFonts w:ascii="Times New Roman" w:eastAsia="宋体" w:hAnsi="Times New Roman" w:cs="Times New Roman"/>
          <w:kern w:val="0"/>
        </w:rPr>
      </w:pPr>
    </w:p>
    <w:p w14:paraId="2340D05F" w14:textId="77777777" w:rsidR="009D1B71" w:rsidRPr="00A1123C" w:rsidRDefault="009D1B71" w:rsidP="009D1B71">
      <w:pPr>
        <w:pStyle w:val="a7"/>
        <w:widowControl/>
        <w:numPr>
          <w:ilvl w:val="0"/>
          <w:numId w:val="3"/>
        </w:numPr>
        <w:spacing w:line="360" w:lineRule="auto"/>
        <w:ind w:firstLineChars="0"/>
        <w:outlineLvl w:val="4"/>
        <w:rPr>
          <w:rFonts w:ascii="Times New Roman" w:hAnsi="Times New Roman"/>
          <w:b/>
          <w:bCs/>
          <w:color w:val="000000" w:themeColor="text1"/>
          <w:kern w:val="0"/>
          <w:sz w:val="24"/>
        </w:rPr>
      </w:pPr>
      <w:r w:rsidRPr="00A1123C">
        <w:rPr>
          <w:rFonts w:ascii="Times New Roman" w:hAnsi="Times New Roman"/>
          <w:b/>
          <w:bCs/>
          <w:color w:val="000000" w:themeColor="text1"/>
          <w:kern w:val="0"/>
          <w:sz w:val="24"/>
        </w:rPr>
        <w:t>参研单位任务分工</w:t>
      </w:r>
    </w:p>
    <w:p w14:paraId="08868683" w14:textId="77777777" w:rsidR="009D1B71" w:rsidRPr="00A1123C" w:rsidRDefault="009D1B71" w:rsidP="009D1B71">
      <w:pPr>
        <w:spacing w:before="120" w:after="120" w:line="288" w:lineRule="auto"/>
        <w:jc w:val="center"/>
        <w:rPr>
          <w:rFonts w:ascii="宋体" w:eastAsia="宋体" w:hAnsi="宋体" w:cs="Arial"/>
          <w:b/>
          <w:bCs/>
          <w:kern w:val="0"/>
          <w:szCs w:val="21"/>
        </w:rPr>
      </w:pPr>
      <w:commentRangeStart w:id="12"/>
      <w:r w:rsidRPr="00A1123C">
        <w:rPr>
          <w:rFonts w:ascii="宋体" w:eastAsia="宋体" w:hAnsi="宋体" w:cs="Arial"/>
          <w:b/>
          <w:bCs/>
          <w:kern w:val="0"/>
          <w:szCs w:val="21"/>
        </w:rPr>
        <w:t>表</w:t>
      </w:r>
      <w:r w:rsidRPr="00A1123C">
        <w:rPr>
          <w:rFonts w:ascii="宋体" w:eastAsia="宋体" w:hAnsi="宋体" w:cs="Arial" w:hint="eastAsia"/>
          <w:b/>
          <w:bCs/>
          <w:kern w:val="0"/>
          <w:szCs w:val="21"/>
        </w:rPr>
        <w:t>2-3</w:t>
      </w:r>
      <w:r w:rsidRPr="00A1123C">
        <w:rPr>
          <w:rFonts w:ascii="宋体" w:eastAsia="宋体" w:hAnsi="宋体" w:cs="Arial"/>
          <w:b/>
          <w:bCs/>
          <w:kern w:val="0"/>
          <w:szCs w:val="21"/>
        </w:rPr>
        <w:t xml:space="preserve"> 课题1参加单位任务分工</w:t>
      </w:r>
      <w:commentRangeEnd w:id="12"/>
      <w:r w:rsidR="00E15CC4">
        <w:rPr>
          <w:rStyle w:val="a8"/>
        </w:rPr>
        <w:commentReference w:id="12"/>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2410"/>
        <w:gridCol w:w="5166"/>
      </w:tblGrid>
      <w:tr w:rsidR="009D1B71" w:rsidRPr="00A1123C" w14:paraId="2A6AC85A" w14:textId="77777777" w:rsidTr="001609D6">
        <w:tc>
          <w:tcPr>
            <w:tcW w:w="704" w:type="dxa"/>
            <w:tcMar>
              <w:top w:w="60" w:type="dxa"/>
              <w:left w:w="120" w:type="dxa"/>
              <w:bottom w:w="30" w:type="dxa"/>
              <w:right w:w="120" w:type="dxa"/>
            </w:tcMar>
          </w:tcPr>
          <w:p w14:paraId="2BE2F355" w14:textId="77777777" w:rsidR="009D1B71" w:rsidRPr="00A1123C" w:rsidRDefault="009D1B71" w:rsidP="001609D6">
            <w:pPr>
              <w:snapToGrid w:val="0"/>
              <w:jc w:val="center"/>
              <w:rPr>
                <w:rFonts w:ascii="宋体" w:eastAsia="宋体" w:hAnsi="宋体" w:cs="Times New Roman"/>
                <w:b/>
                <w:bCs/>
                <w:kern w:val="0"/>
                <w:szCs w:val="21"/>
              </w:rPr>
            </w:pPr>
            <w:r w:rsidRPr="00A1123C">
              <w:rPr>
                <w:rFonts w:ascii="宋体" w:eastAsia="宋体" w:hAnsi="宋体" w:cs="Arial"/>
                <w:b/>
                <w:bCs/>
                <w:kern w:val="0"/>
                <w:szCs w:val="21"/>
              </w:rPr>
              <w:t>序号</w:t>
            </w:r>
          </w:p>
        </w:tc>
        <w:tc>
          <w:tcPr>
            <w:tcW w:w="2410" w:type="dxa"/>
            <w:tcMar>
              <w:top w:w="60" w:type="dxa"/>
              <w:left w:w="120" w:type="dxa"/>
              <w:bottom w:w="30" w:type="dxa"/>
              <w:right w:w="120" w:type="dxa"/>
            </w:tcMar>
          </w:tcPr>
          <w:p w14:paraId="3C9DD002" w14:textId="77777777" w:rsidR="009D1B71" w:rsidRPr="00A1123C" w:rsidRDefault="009D1B71" w:rsidP="001609D6">
            <w:pPr>
              <w:snapToGrid w:val="0"/>
              <w:jc w:val="center"/>
              <w:rPr>
                <w:rFonts w:ascii="宋体" w:eastAsia="宋体" w:hAnsi="宋体" w:cs="Times New Roman"/>
                <w:b/>
                <w:bCs/>
                <w:kern w:val="0"/>
                <w:szCs w:val="21"/>
              </w:rPr>
            </w:pPr>
            <w:r w:rsidRPr="00A1123C">
              <w:rPr>
                <w:rFonts w:ascii="宋体" w:eastAsia="宋体" w:hAnsi="宋体" w:cs="Arial"/>
                <w:b/>
                <w:bCs/>
                <w:kern w:val="0"/>
                <w:szCs w:val="21"/>
              </w:rPr>
              <w:t>参研单位</w:t>
            </w:r>
          </w:p>
        </w:tc>
        <w:tc>
          <w:tcPr>
            <w:tcW w:w="5166" w:type="dxa"/>
            <w:tcMar>
              <w:top w:w="60" w:type="dxa"/>
              <w:left w:w="120" w:type="dxa"/>
              <w:bottom w:w="30" w:type="dxa"/>
              <w:right w:w="120" w:type="dxa"/>
            </w:tcMar>
          </w:tcPr>
          <w:p w14:paraId="0D41A530" w14:textId="77777777" w:rsidR="009D1B71" w:rsidRPr="00A1123C" w:rsidRDefault="009D1B71" w:rsidP="001609D6">
            <w:pPr>
              <w:snapToGrid w:val="0"/>
              <w:jc w:val="center"/>
              <w:rPr>
                <w:rFonts w:ascii="宋体" w:eastAsia="宋体" w:hAnsi="宋体" w:cs="Times New Roman"/>
                <w:b/>
                <w:bCs/>
                <w:kern w:val="0"/>
                <w:szCs w:val="21"/>
              </w:rPr>
            </w:pPr>
            <w:r w:rsidRPr="00A1123C">
              <w:rPr>
                <w:rFonts w:ascii="宋体" w:eastAsia="宋体" w:hAnsi="宋体" w:cs="Arial"/>
                <w:b/>
                <w:bCs/>
                <w:kern w:val="0"/>
                <w:szCs w:val="21"/>
              </w:rPr>
              <w:t>任务分工</w:t>
            </w:r>
          </w:p>
        </w:tc>
      </w:tr>
      <w:tr w:rsidR="009D1B71" w:rsidRPr="00A1123C" w14:paraId="3025D2F3" w14:textId="77777777" w:rsidTr="001609D6">
        <w:tc>
          <w:tcPr>
            <w:tcW w:w="704" w:type="dxa"/>
            <w:tcMar>
              <w:top w:w="60" w:type="dxa"/>
              <w:left w:w="120" w:type="dxa"/>
              <w:bottom w:w="30" w:type="dxa"/>
              <w:right w:w="120" w:type="dxa"/>
            </w:tcMar>
            <w:vAlign w:val="center"/>
          </w:tcPr>
          <w:p w14:paraId="5D94FB16"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kern w:val="0"/>
                <w:szCs w:val="21"/>
              </w:rPr>
              <w:t>1</w:t>
            </w:r>
          </w:p>
        </w:tc>
        <w:tc>
          <w:tcPr>
            <w:tcW w:w="2410" w:type="dxa"/>
            <w:tcMar>
              <w:top w:w="60" w:type="dxa"/>
              <w:left w:w="120" w:type="dxa"/>
              <w:bottom w:w="30" w:type="dxa"/>
              <w:right w:w="120" w:type="dxa"/>
            </w:tcMar>
            <w:vAlign w:val="center"/>
          </w:tcPr>
          <w:p w14:paraId="37716564"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kern w:val="0"/>
                <w:szCs w:val="21"/>
              </w:rPr>
              <w:t>中国科学院空天信息创新研究院（牵头）</w:t>
            </w:r>
          </w:p>
        </w:tc>
        <w:tc>
          <w:tcPr>
            <w:tcW w:w="5166" w:type="dxa"/>
            <w:tcMar>
              <w:top w:w="60" w:type="dxa"/>
              <w:left w:w="120" w:type="dxa"/>
              <w:bottom w:w="30" w:type="dxa"/>
              <w:right w:w="120" w:type="dxa"/>
            </w:tcMar>
            <w:vAlign w:val="center"/>
          </w:tcPr>
          <w:p w14:paraId="144B8479" w14:textId="29AE4185" w:rsidR="009D1B71" w:rsidRPr="00A1123C" w:rsidRDefault="009D1B71" w:rsidP="001609D6">
            <w:pPr>
              <w:snapToGrid w:val="0"/>
              <w:rPr>
                <w:rFonts w:ascii="宋体" w:eastAsia="宋体" w:hAnsi="宋体" w:cs="Times New Roman"/>
                <w:kern w:val="0"/>
                <w:szCs w:val="21"/>
              </w:rPr>
            </w:pPr>
            <w:r w:rsidRPr="00A1123C">
              <w:rPr>
                <w:rFonts w:ascii="宋体" w:eastAsia="宋体" w:hAnsi="宋体" w:cs="Arial"/>
                <w:kern w:val="0"/>
                <w:szCs w:val="21"/>
              </w:rPr>
              <w:t>牵头开展</w:t>
            </w:r>
            <w:r w:rsidRPr="00A1123C">
              <w:rPr>
                <w:rFonts w:ascii="宋体" w:eastAsia="宋体" w:hAnsi="宋体" w:cs="Arial" w:hint="eastAsia"/>
                <w:kern w:val="0"/>
                <w:szCs w:val="21"/>
              </w:rPr>
              <w:t>低空飞行空间信息系统总体方案设计</w:t>
            </w:r>
            <w:r w:rsidR="00335711">
              <w:rPr>
                <w:rFonts w:ascii="宋体" w:eastAsia="宋体" w:hAnsi="宋体" w:cs="Arial" w:hint="eastAsia"/>
                <w:kern w:val="0"/>
                <w:szCs w:val="21"/>
              </w:rPr>
              <w:t>、</w:t>
            </w:r>
            <w:r w:rsidRPr="00A1123C">
              <w:rPr>
                <w:rFonts w:ascii="宋体" w:eastAsia="宋体" w:hAnsi="宋体" w:cs="Arial" w:hint="eastAsia"/>
                <w:kern w:val="0"/>
                <w:szCs w:val="21"/>
              </w:rPr>
              <w:t>低空多模态自适应协同观测专用载荷集成研发、</w:t>
            </w:r>
            <w:r w:rsidR="00335711" w:rsidRPr="00A1123C">
              <w:rPr>
                <w:rFonts w:ascii="宋体" w:eastAsia="宋体" w:hAnsi="宋体" w:cs="Arial" w:hint="eastAsia"/>
                <w:kern w:val="0"/>
                <w:szCs w:val="21"/>
              </w:rPr>
              <w:t>低空飞行航图细小障碍物高精度自动化提取技术</w:t>
            </w:r>
            <w:r w:rsidR="00335711" w:rsidRPr="00A1123C">
              <w:rPr>
                <w:rFonts w:ascii="宋体" w:eastAsia="宋体" w:hAnsi="宋体" w:cs="Arial"/>
                <w:kern w:val="0"/>
                <w:szCs w:val="21"/>
              </w:rPr>
              <w:t>研究</w:t>
            </w:r>
            <w:r w:rsidR="00335711">
              <w:rPr>
                <w:rFonts w:ascii="宋体" w:eastAsia="宋体" w:hAnsi="宋体" w:cs="Arial" w:hint="eastAsia"/>
                <w:kern w:val="0"/>
                <w:szCs w:val="21"/>
              </w:rPr>
              <w:t>，</w:t>
            </w:r>
            <w:r w:rsidR="00434BF7">
              <w:rPr>
                <w:rFonts w:ascii="宋体" w:eastAsia="宋体" w:hAnsi="宋体" w:cs="Arial" w:hint="eastAsia"/>
                <w:kern w:val="0"/>
                <w:szCs w:val="21"/>
              </w:rPr>
              <w:t>参与</w:t>
            </w:r>
            <w:r w:rsidR="004510DC" w:rsidRPr="00A1123C">
              <w:rPr>
                <w:rFonts w:ascii="宋体" w:eastAsia="宋体" w:hAnsi="宋体" w:cs="Arial" w:hint="eastAsia"/>
                <w:kern w:val="0"/>
                <w:szCs w:val="21"/>
              </w:rPr>
              <w:t>基于实景三维地理实体的低空航图基础地理框架构建</w:t>
            </w:r>
            <w:r w:rsidR="004510DC">
              <w:rPr>
                <w:rFonts w:ascii="宋体" w:eastAsia="宋体" w:hAnsi="宋体" w:cs="Arial" w:hint="eastAsia"/>
                <w:kern w:val="0"/>
                <w:szCs w:val="21"/>
              </w:rPr>
              <w:t>、低空航图要素分类体系框架设计</w:t>
            </w:r>
          </w:p>
        </w:tc>
      </w:tr>
      <w:tr w:rsidR="009D1B71" w:rsidRPr="00A1123C" w14:paraId="3A64432F" w14:textId="77777777" w:rsidTr="001609D6">
        <w:tc>
          <w:tcPr>
            <w:tcW w:w="704" w:type="dxa"/>
            <w:tcMar>
              <w:top w:w="60" w:type="dxa"/>
              <w:left w:w="120" w:type="dxa"/>
              <w:bottom w:w="30" w:type="dxa"/>
              <w:right w:w="120" w:type="dxa"/>
            </w:tcMar>
            <w:vAlign w:val="center"/>
          </w:tcPr>
          <w:p w14:paraId="361A8893" w14:textId="77777777" w:rsidR="009D1B71" w:rsidRPr="00A1123C" w:rsidRDefault="009D1B71" w:rsidP="001609D6">
            <w:pPr>
              <w:snapToGrid w:val="0"/>
              <w:jc w:val="center"/>
              <w:rPr>
                <w:rFonts w:ascii="宋体" w:eastAsia="宋体" w:hAnsi="宋体" w:cs="Arial"/>
                <w:kern w:val="0"/>
                <w:szCs w:val="21"/>
              </w:rPr>
            </w:pPr>
            <w:r w:rsidRPr="00A1123C">
              <w:rPr>
                <w:rFonts w:ascii="宋体" w:eastAsia="宋体" w:hAnsi="宋体" w:cs="Arial" w:hint="eastAsia"/>
                <w:kern w:val="0"/>
                <w:szCs w:val="21"/>
              </w:rPr>
              <w:t>2</w:t>
            </w:r>
          </w:p>
        </w:tc>
        <w:tc>
          <w:tcPr>
            <w:tcW w:w="2410" w:type="dxa"/>
            <w:tcMar>
              <w:top w:w="60" w:type="dxa"/>
              <w:left w:w="120" w:type="dxa"/>
              <w:bottom w:w="30" w:type="dxa"/>
              <w:right w:w="120" w:type="dxa"/>
            </w:tcMar>
            <w:vAlign w:val="center"/>
          </w:tcPr>
          <w:p w14:paraId="32F63024" w14:textId="77777777" w:rsidR="009D1B71" w:rsidRPr="00A1123C" w:rsidRDefault="009D1B71" w:rsidP="001609D6">
            <w:pPr>
              <w:snapToGrid w:val="0"/>
              <w:jc w:val="center"/>
              <w:rPr>
                <w:rFonts w:ascii="宋体" w:eastAsia="宋体" w:hAnsi="宋体" w:cs="Arial"/>
                <w:kern w:val="0"/>
                <w:szCs w:val="21"/>
              </w:rPr>
            </w:pPr>
            <w:r w:rsidRPr="00A1123C">
              <w:rPr>
                <w:rFonts w:ascii="宋体" w:eastAsia="宋体" w:hAnsi="宋体" w:cs="Times New Roman" w:hint="eastAsia"/>
                <w:kern w:val="0"/>
                <w:szCs w:val="21"/>
              </w:rPr>
              <w:t>深圳大学</w:t>
            </w:r>
            <w:r w:rsidRPr="00A1123C">
              <w:rPr>
                <w:rFonts w:ascii="宋体" w:eastAsia="宋体" w:hAnsi="宋体" w:cs="Arial"/>
                <w:kern w:val="0"/>
                <w:szCs w:val="21"/>
              </w:rPr>
              <w:t>（参与）</w:t>
            </w:r>
          </w:p>
        </w:tc>
        <w:tc>
          <w:tcPr>
            <w:tcW w:w="5166" w:type="dxa"/>
            <w:tcMar>
              <w:top w:w="60" w:type="dxa"/>
              <w:left w:w="120" w:type="dxa"/>
              <w:bottom w:w="30" w:type="dxa"/>
              <w:right w:w="120" w:type="dxa"/>
            </w:tcMar>
            <w:vAlign w:val="center"/>
          </w:tcPr>
          <w:p w14:paraId="29A1AC85" w14:textId="4D64A331" w:rsidR="009D1B71" w:rsidRPr="00A1123C" w:rsidRDefault="00434BF7" w:rsidP="001609D6">
            <w:pPr>
              <w:snapToGrid w:val="0"/>
              <w:rPr>
                <w:rFonts w:ascii="宋体" w:eastAsia="宋体" w:hAnsi="宋体" w:cs="Arial"/>
                <w:kern w:val="0"/>
                <w:szCs w:val="21"/>
              </w:rPr>
            </w:pPr>
            <w:r>
              <w:rPr>
                <w:rFonts w:ascii="宋体" w:eastAsia="宋体" w:hAnsi="宋体" w:cs="Arial" w:hint="eastAsia"/>
                <w:kern w:val="0"/>
                <w:szCs w:val="21"/>
              </w:rPr>
              <w:t>牵头</w:t>
            </w:r>
            <w:r w:rsidR="004510DC" w:rsidRPr="00A1123C">
              <w:rPr>
                <w:rFonts w:ascii="宋体" w:eastAsia="宋体" w:hAnsi="宋体" w:cs="Arial" w:hint="eastAsia"/>
                <w:kern w:val="0"/>
                <w:szCs w:val="21"/>
              </w:rPr>
              <w:t>基于实景三维地理实体的低空航图基础地理框架构建技术研究</w:t>
            </w:r>
            <w:r>
              <w:rPr>
                <w:rFonts w:ascii="宋体" w:eastAsia="宋体" w:hAnsi="宋体" w:cs="Arial" w:hint="eastAsia"/>
                <w:kern w:val="0"/>
                <w:szCs w:val="21"/>
              </w:rPr>
              <w:t>、参与</w:t>
            </w:r>
            <w:r w:rsidRPr="00A1123C">
              <w:rPr>
                <w:rFonts w:ascii="宋体" w:eastAsia="宋体" w:hAnsi="宋体" w:cs="Arial"/>
                <w:kern w:val="0"/>
                <w:szCs w:val="21"/>
              </w:rPr>
              <w:t>低空航图试验验证及应用示范</w:t>
            </w:r>
          </w:p>
        </w:tc>
      </w:tr>
      <w:tr w:rsidR="009D1B71" w:rsidRPr="00A1123C" w14:paraId="26711B8F" w14:textId="77777777" w:rsidTr="001609D6">
        <w:tc>
          <w:tcPr>
            <w:tcW w:w="704" w:type="dxa"/>
            <w:tcMar>
              <w:top w:w="60" w:type="dxa"/>
              <w:left w:w="120" w:type="dxa"/>
              <w:bottom w:w="30" w:type="dxa"/>
              <w:right w:w="120" w:type="dxa"/>
            </w:tcMar>
            <w:vAlign w:val="center"/>
          </w:tcPr>
          <w:p w14:paraId="337225E3"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hint="eastAsia"/>
                <w:kern w:val="0"/>
                <w:szCs w:val="21"/>
              </w:rPr>
              <w:t>3</w:t>
            </w:r>
          </w:p>
        </w:tc>
        <w:tc>
          <w:tcPr>
            <w:tcW w:w="2410" w:type="dxa"/>
            <w:tcMar>
              <w:top w:w="60" w:type="dxa"/>
              <w:left w:w="120" w:type="dxa"/>
              <w:bottom w:w="30" w:type="dxa"/>
              <w:right w:w="120" w:type="dxa"/>
            </w:tcMar>
            <w:vAlign w:val="center"/>
          </w:tcPr>
          <w:p w14:paraId="3D2437B4" w14:textId="77777777" w:rsidR="009D1B71" w:rsidRPr="00A1123C" w:rsidRDefault="009D1B71" w:rsidP="001609D6">
            <w:pPr>
              <w:snapToGrid w:val="0"/>
              <w:jc w:val="center"/>
              <w:rPr>
                <w:rFonts w:ascii="宋体" w:eastAsia="宋体" w:hAnsi="宋体" w:cs="Times New Roman"/>
                <w:kern w:val="0"/>
                <w:szCs w:val="21"/>
              </w:rPr>
            </w:pPr>
            <w:r w:rsidRPr="00A1123C">
              <w:rPr>
                <w:rFonts w:ascii="宋体" w:eastAsia="宋体" w:hAnsi="宋体" w:cs="Arial"/>
                <w:kern w:val="0"/>
                <w:szCs w:val="21"/>
              </w:rPr>
              <w:t>民航数据通信有限责任公司（参与）</w:t>
            </w:r>
          </w:p>
        </w:tc>
        <w:tc>
          <w:tcPr>
            <w:tcW w:w="5166" w:type="dxa"/>
            <w:tcMar>
              <w:top w:w="60" w:type="dxa"/>
              <w:left w:w="120" w:type="dxa"/>
              <w:bottom w:w="30" w:type="dxa"/>
              <w:right w:w="120" w:type="dxa"/>
            </w:tcMar>
            <w:vAlign w:val="center"/>
          </w:tcPr>
          <w:p w14:paraId="3179BDBF" w14:textId="4B192E24" w:rsidR="009D1B71" w:rsidRPr="00A1123C" w:rsidRDefault="00434BF7" w:rsidP="001609D6">
            <w:pPr>
              <w:snapToGrid w:val="0"/>
              <w:rPr>
                <w:rFonts w:ascii="宋体" w:eastAsia="宋体" w:hAnsi="宋体" w:cs="Times New Roman"/>
                <w:kern w:val="0"/>
                <w:szCs w:val="21"/>
              </w:rPr>
            </w:pPr>
            <w:r>
              <w:rPr>
                <w:rFonts w:ascii="宋体" w:eastAsia="宋体" w:hAnsi="宋体" w:cs="Arial" w:hint="eastAsia"/>
                <w:kern w:val="0"/>
                <w:szCs w:val="21"/>
              </w:rPr>
              <w:t>牵头低空航图要素分类体系框架设计</w:t>
            </w:r>
            <w:r w:rsidR="004510DC">
              <w:rPr>
                <w:rFonts w:ascii="宋体" w:eastAsia="宋体" w:hAnsi="宋体" w:cs="Arial" w:hint="eastAsia"/>
                <w:kern w:val="0"/>
                <w:szCs w:val="21"/>
              </w:rPr>
              <w:t>、参与</w:t>
            </w:r>
            <w:r w:rsidR="004510DC" w:rsidRPr="00A1123C">
              <w:rPr>
                <w:rFonts w:ascii="宋体" w:eastAsia="宋体" w:hAnsi="宋体" w:cs="Arial"/>
                <w:kern w:val="0"/>
                <w:szCs w:val="21"/>
              </w:rPr>
              <w:t>低空航图试验验证及应用示范</w:t>
            </w:r>
          </w:p>
        </w:tc>
      </w:tr>
      <w:tr w:rsidR="00A1123C" w:rsidRPr="00A1123C" w14:paraId="778AE098" w14:textId="77777777" w:rsidTr="001609D6">
        <w:tc>
          <w:tcPr>
            <w:tcW w:w="704" w:type="dxa"/>
            <w:tcMar>
              <w:top w:w="60" w:type="dxa"/>
              <w:left w:w="120" w:type="dxa"/>
              <w:bottom w:w="30" w:type="dxa"/>
              <w:right w:w="120" w:type="dxa"/>
            </w:tcMar>
            <w:vAlign w:val="center"/>
          </w:tcPr>
          <w:p w14:paraId="525F1B9F" w14:textId="5226931B" w:rsidR="00A1123C" w:rsidRPr="00A1123C" w:rsidRDefault="00A1123C" w:rsidP="001609D6">
            <w:pPr>
              <w:snapToGrid w:val="0"/>
              <w:jc w:val="center"/>
              <w:rPr>
                <w:rFonts w:ascii="宋体" w:eastAsia="宋体" w:hAnsi="宋体" w:cs="Arial"/>
                <w:kern w:val="0"/>
                <w:szCs w:val="21"/>
              </w:rPr>
            </w:pPr>
            <w:r w:rsidRPr="00A1123C">
              <w:rPr>
                <w:rFonts w:ascii="宋体" w:eastAsia="宋体" w:hAnsi="宋体" w:cs="Arial" w:hint="eastAsia"/>
                <w:kern w:val="0"/>
                <w:szCs w:val="21"/>
              </w:rPr>
              <w:t>4</w:t>
            </w:r>
          </w:p>
        </w:tc>
        <w:tc>
          <w:tcPr>
            <w:tcW w:w="2410" w:type="dxa"/>
            <w:tcMar>
              <w:top w:w="60" w:type="dxa"/>
              <w:left w:w="120" w:type="dxa"/>
              <w:bottom w:w="30" w:type="dxa"/>
              <w:right w:w="120" w:type="dxa"/>
            </w:tcMar>
            <w:vAlign w:val="center"/>
          </w:tcPr>
          <w:p w14:paraId="25B3794E" w14:textId="5AC98614" w:rsidR="00A1123C" w:rsidRPr="00A1123C" w:rsidRDefault="00A1123C" w:rsidP="001609D6">
            <w:pPr>
              <w:snapToGrid w:val="0"/>
              <w:jc w:val="center"/>
              <w:rPr>
                <w:rFonts w:ascii="宋体" w:eastAsia="宋体" w:hAnsi="宋体" w:cs="Arial"/>
                <w:kern w:val="0"/>
                <w:szCs w:val="21"/>
              </w:rPr>
            </w:pPr>
            <w:r w:rsidRPr="00A1123C">
              <w:rPr>
                <w:rFonts w:ascii="宋体" w:eastAsia="宋体" w:hAnsi="宋体" w:cs="Arial" w:hint="eastAsia"/>
                <w:kern w:val="0"/>
                <w:szCs w:val="21"/>
              </w:rPr>
              <w:t>齐鲁空天信息研究院（参与）</w:t>
            </w:r>
          </w:p>
        </w:tc>
        <w:tc>
          <w:tcPr>
            <w:tcW w:w="5166" w:type="dxa"/>
            <w:tcMar>
              <w:top w:w="60" w:type="dxa"/>
              <w:left w:w="120" w:type="dxa"/>
              <w:bottom w:w="30" w:type="dxa"/>
              <w:right w:w="120" w:type="dxa"/>
            </w:tcMar>
            <w:vAlign w:val="center"/>
          </w:tcPr>
          <w:p w14:paraId="7141774E" w14:textId="04BCF8B0" w:rsidR="00A1123C" w:rsidRPr="00A1123C" w:rsidRDefault="00434BF7" w:rsidP="001609D6">
            <w:pPr>
              <w:snapToGrid w:val="0"/>
              <w:rPr>
                <w:rFonts w:ascii="宋体" w:eastAsia="宋体" w:hAnsi="宋体" w:cs="Arial"/>
                <w:kern w:val="0"/>
                <w:szCs w:val="21"/>
              </w:rPr>
            </w:pPr>
            <w:r>
              <w:rPr>
                <w:rFonts w:ascii="宋体" w:eastAsia="宋体" w:hAnsi="宋体" w:cs="Arial" w:hint="eastAsia"/>
                <w:kern w:val="0"/>
                <w:szCs w:val="21"/>
              </w:rPr>
              <w:t>牵头</w:t>
            </w:r>
            <w:r w:rsidR="004510DC" w:rsidRPr="00A1123C">
              <w:rPr>
                <w:rFonts w:ascii="宋体" w:eastAsia="宋体" w:hAnsi="宋体" w:cs="Arial" w:hint="eastAsia"/>
                <w:kern w:val="0"/>
                <w:szCs w:val="21"/>
              </w:rPr>
              <w:t>低空飞行航图细小障碍物</w:t>
            </w:r>
            <w:r w:rsidR="00335711">
              <w:rPr>
                <w:rFonts w:ascii="宋体" w:eastAsia="宋体" w:hAnsi="宋体" w:cs="Arial" w:hint="eastAsia"/>
                <w:kern w:val="0"/>
                <w:szCs w:val="21"/>
              </w:rPr>
              <w:t>样本库构建</w:t>
            </w:r>
            <w:r w:rsidR="004510DC" w:rsidRPr="00A1123C">
              <w:rPr>
                <w:rFonts w:ascii="宋体" w:eastAsia="宋体" w:hAnsi="宋体" w:cs="Arial" w:hint="eastAsia"/>
                <w:kern w:val="0"/>
                <w:szCs w:val="21"/>
              </w:rPr>
              <w:t>技术</w:t>
            </w:r>
            <w:r w:rsidR="004510DC" w:rsidRPr="00A1123C">
              <w:rPr>
                <w:rFonts w:ascii="宋体" w:eastAsia="宋体" w:hAnsi="宋体" w:cs="Arial"/>
                <w:kern w:val="0"/>
                <w:szCs w:val="21"/>
              </w:rPr>
              <w:t>研究</w:t>
            </w:r>
            <w:r w:rsidR="004510DC">
              <w:rPr>
                <w:rFonts w:ascii="宋体" w:eastAsia="宋体" w:hAnsi="宋体" w:cs="Arial" w:hint="eastAsia"/>
                <w:kern w:val="0"/>
                <w:szCs w:val="21"/>
              </w:rPr>
              <w:t>、参与</w:t>
            </w:r>
            <w:r w:rsidR="004510DC" w:rsidRPr="00A1123C">
              <w:rPr>
                <w:rFonts w:ascii="宋体" w:eastAsia="宋体" w:hAnsi="宋体" w:cs="Arial"/>
                <w:kern w:val="0"/>
                <w:szCs w:val="21"/>
              </w:rPr>
              <w:t>低空航图试验验证及应用示范</w:t>
            </w:r>
          </w:p>
        </w:tc>
      </w:tr>
      <w:bookmarkEnd w:id="0"/>
    </w:tbl>
    <w:p w14:paraId="5EAE6567" w14:textId="77777777" w:rsidR="00A917AB" w:rsidRDefault="00A917AB" w:rsidP="00A917AB">
      <w:pPr>
        <w:spacing w:line="360" w:lineRule="auto"/>
        <w:jc w:val="left"/>
        <w:rPr>
          <w:rFonts w:ascii="宋体" w:eastAsia="宋体" w:hAnsi="宋体" w:cs="Times New Roman"/>
          <w:sz w:val="24"/>
        </w:rPr>
      </w:pPr>
    </w:p>
    <w:sectPr w:rsidR="00A917AB" w:rsidSect="00A10C0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hikerliu" w:date="2025-07-05T15:22:00Z" w:initials="h">
    <w:p w14:paraId="7B31A447" w14:textId="77777777" w:rsidR="00D2683F" w:rsidRDefault="004E4BA1" w:rsidP="00D2683F">
      <w:pPr>
        <w:pStyle w:val="a9"/>
      </w:pPr>
      <w:r>
        <w:rPr>
          <w:rStyle w:val="a8"/>
          <w:rFonts w:hint="eastAsia"/>
        </w:rPr>
        <w:annotationRef/>
      </w:r>
      <w:r w:rsidR="00D2683F">
        <w:rPr>
          <w:rFonts w:hint="eastAsia"/>
          <w:b/>
          <w:bCs/>
          <w:color w:val="EE0000"/>
        </w:rPr>
        <w:t>子申老师建议撰写思路：低空细小障碍物是低空航图构建和更新的关键，严重影响航图哪方面的使用性能，低空障碍物和地面、民航等障碍物有什么不一样，现有方法在哪些方面不能够满足，本项目计划采取什么方案，有什么优点，实现后将达到什么效果，形成一套低空细小障碍物协同观测与高精度识别方案和装备，并且具有很强的推广性。</w:t>
      </w:r>
    </w:p>
  </w:comment>
  <w:comment w:id="6" w:author="Li Zishen" w:date="2025-07-05T09:50:00Z" w:initials="LZ">
    <w:p w14:paraId="2C79ED7B" w14:textId="32C9A6F1" w:rsidR="009635B8" w:rsidRDefault="009635B8" w:rsidP="009635B8">
      <w:pPr>
        <w:pStyle w:val="a9"/>
      </w:pPr>
      <w:r>
        <w:rPr>
          <w:rStyle w:val="a8"/>
          <w:rFonts w:hint="eastAsia"/>
        </w:rPr>
        <w:annotationRef/>
      </w:r>
      <w:r>
        <w:rPr>
          <w:rFonts w:hint="eastAsia"/>
        </w:rPr>
        <w:t>少了一个这个指标，参照指南补充一下</w:t>
      </w:r>
    </w:p>
  </w:comment>
  <w:comment w:id="9" w:author="Li Zishen" w:date="2025-07-05T09:49:00Z" w:initials="LZ">
    <w:p w14:paraId="5010124A" w14:textId="5AC37A5A" w:rsidR="00EA654D" w:rsidRDefault="00EA654D" w:rsidP="009635B8">
      <w:pPr>
        <w:pStyle w:val="a9"/>
      </w:pPr>
      <w:r>
        <w:rPr>
          <w:rStyle w:val="a8"/>
          <w:rFonts w:hint="eastAsia"/>
        </w:rPr>
        <w:annotationRef/>
      </w:r>
      <w:r>
        <w:rPr>
          <w:rFonts w:hint="eastAsia"/>
        </w:rPr>
        <w:t>感觉少了一些</w:t>
      </w:r>
    </w:p>
  </w:comment>
  <w:comment w:id="10" w:author="Li Zishen" w:date="2025-07-05T09:48:00Z" w:initials="LZ">
    <w:p w14:paraId="71DA8A73" w14:textId="1685CAE4" w:rsidR="00EA654D" w:rsidRDefault="00EA654D" w:rsidP="009635B8">
      <w:pPr>
        <w:pStyle w:val="a9"/>
      </w:pPr>
      <w:r>
        <w:rPr>
          <w:rStyle w:val="a8"/>
          <w:rFonts w:hint="eastAsia"/>
        </w:rPr>
        <w:annotationRef/>
      </w:r>
      <w:r>
        <w:rPr>
          <w:rFonts w:hint="eastAsia"/>
        </w:rPr>
        <w:t>前面有激光雷达，这里不需要吗？</w:t>
      </w:r>
    </w:p>
  </w:comment>
  <w:comment w:id="11" w:author="Li Zishen" w:date="2025-07-05T09:49:00Z" w:initials="LZ">
    <w:p w14:paraId="78F6DD5A" w14:textId="77777777" w:rsidR="00EA654D" w:rsidRDefault="00EA654D" w:rsidP="009635B8">
      <w:pPr>
        <w:pStyle w:val="a9"/>
      </w:pPr>
      <w:r>
        <w:rPr>
          <w:rStyle w:val="a8"/>
          <w:rFonts w:hint="eastAsia"/>
        </w:rPr>
        <w:annotationRef/>
      </w:r>
      <w:r>
        <w:rPr>
          <w:rFonts w:hint="eastAsia"/>
        </w:rPr>
        <w:t>可以少一点，确保一定能写出来</w:t>
      </w:r>
    </w:p>
  </w:comment>
  <w:comment w:id="12" w:author="Li Zishen" w:date="2025-07-05T09:52:00Z" w:initials="LZ">
    <w:p w14:paraId="61F0283D" w14:textId="77777777" w:rsidR="00E15CC4" w:rsidRDefault="00E15CC4" w:rsidP="00E15CC4">
      <w:pPr>
        <w:pStyle w:val="a9"/>
      </w:pPr>
      <w:r>
        <w:rPr>
          <w:rStyle w:val="a8"/>
          <w:rFonts w:hint="eastAsia"/>
        </w:rPr>
        <w:annotationRef/>
      </w:r>
      <w:r>
        <w:rPr>
          <w:rFonts w:hint="eastAsia"/>
        </w:rPr>
        <w:t>最好每一家都有一个牵头的事情，也有参与的事情，否则头重脚轻，牵头不一定是牵头整个1条的研究内容，可以是其中一部分。另外，空天院承担任务有点多。</w:t>
      </w:r>
    </w:p>
    <w:p w14:paraId="15617829" w14:textId="77777777" w:rsidR="00E15CC4" w:rsidRDefault="00E15CC4" w:rsidP="00E15CC4">
      <w:pPr>
        <w:pStyle w:val="a9"/>
      </w:pPr>
      <w:r>
        <w:rPr>
          <w:rFonts w:hint="eastAsia"/>
        </w:rPr>
        <w:t>主体任务由空天院、齐鲁院和民航数据公司承担，深圳大学负责里面和实景三维相关的部分；同时请他负责深圳地区低空需求的调研，因为深圳积累了很多的实践经验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31A447" w15:done="0"/>
  <w15:commentEx w15:paraId="2C79ED7B" w15:done="0"/>
  <w15:commentEx w15:paraId="5010124A" w15:done="0"/>
  <w15:commentEx w15:paraId="71DA8A73" w15:done="0"/>
  <w15:commentEx w15:paraId="78F6DD5A" w15:done="0"/>
  <w15:commentEx w15:paraId="156178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BD8FBA" w16cex:dateUtc="2025-07-05T07:22:00Z"/>
  <w16cex:commentExtensible w16cex:durableId="6E7667A6" w16cex:dateUtc="2025-07-05T01:50:00Z"/>
  <w16cex:commentExtensible w16cex:durableId="28796FE4" w16cex:dateUtc="2025-07-05T01:49:00Z"/>
  <w16cex:commentExtensible w16cex:durableId="4888FF70" w16cex:dateUtc="2025-07-05T01:48:00Z"/>
  <w16cex:commentExtensible w16cex:durableId="6802B1FF" w16cex:dateUtc="2025-07-05T01:49:00Z"/>
  <w16cex:commentExtensible w16cex:durableId="4D76222C" w16cex:dateUtc="2025-07-05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1A447" w16cid:durableId="04BD8FBA"/>
  <w16cid:commentId w16cid:paraId="2C79ED7B" w16cid:durableId="6E7667A6"/>
  <w16cid:commentId w16cid:paraId="5010124A" w16cid:durableId="28796FE4"/>
  <w16cid:commentId w16cid:paraId="71DA8A73" w16cid:durableId="4888FF70"/>
  <w16cid:commentId w16cid:paraId="78F6DD5A" w16cid:durableId="6802B1FF"/>
  <w16cid:commentId w16cid:paraId="15617829" w16cid:durableId="4D7622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CF4EA" w14:textId="77777777" w:rsidR="007933D9" w:rsidRDefault="007933D9" w:rsidP="00A34A25">
      <w:r>
        <w:separator/>
      </w:r>
    </w:p>
  </w:endnote>
  <w:endnote w:type="continuationSeparator" w:id="0">
    <w:p w14:paraId="4F554DD0" w14:textId="77777777" w:rsidR="007933D9" w:rsidRDefault="007933D9" w:rsidP="00A3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07670" w14:textId="77777777" w:rsidR="007933D9" w:rsidRDefault="007933D9" w:rsidP="00A34A25">
      <w:r>
        <w:separator/>
      </w:r>
    </w:p>
  </w:footnote>
  <w:footnote w:type="continuationSeparator" w:id="0">
    <w:p w14:paraId="78B10C23" w14:textId="77777777" w:rsidR="007933D9" w:rsidRDefault="007933D9" w:rsidP="00A34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219223"/>
    <w:multiLevelType w:val="multilevel"/>
    <w:tmpl w:val="9321922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AA9EFBF0"/>
    <w:multiLevelType w:val="singleLevel"/>
    <w:tmpl w:val="AA9EFBF0"/>
    <w:lvl w:ilvl="0">
      <w:start w:val="1"/>
      <w:numFmt w:val="decimal"/>
      <w:suff w:val="nothing"/>
      <w:lvlText w:val="（%1）"/>
      <w:lvlJc w:val="left"/>
    </w:lvl>
  </w:abstractNum>
  <w:abstractNum w:abstractNumId="2" w15:restartNumberingAfterBreak="0">
    <w:nsid w:val="016E13CC"/>
    <w:multiLevelType w:val="hybridMultilevel"/>
    <w:tmpl w:val="6D92D51C"/>
    <w:lvl w:ilvl="0" w:tplc="C1E85F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183C2A"/>
    <w:multiLevelType w:val="hybridMultilevel"/>
    <w:tmpl w:val="C7080024"/>
    <w:lvl w:ilvl="0" w:tplc="5B0E9B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364B95"/>
    <w:multiLevelType w:val="multilevel"/>
    <w:tmpl w:val="0F364B9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6C10D78"/>
    <w:multiLevelType w:val="hybridMultilevel"/>
    <w:tmpl w:val="81F2A44E"/>
    <w:lvl w:ilvl="0" w:tplc="A5B20D1E">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 w15:restartNumberingAfterBreak="0">
    <w:nsid w:val="206F7EE7"/>
    <w:multiLevelType w:val="hybridMultilevel"/>
    <w:tmpl w:val="98CC7A6C"/>
    <w:lvl w:ilvl="0" w:tplc="4B14D218">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21502FED"/>
    <w:multiLevelType w:val="hybridMultilevel"/>
    <w:tmpl w:val="C70800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3791825"/>
    <w:multiLevelType w:val="hybridMultilevel"/>
    <w:tmpl w:val="5900C874"/>
    <w:lvl w:ilvl="0" w:tplc="1576AF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6937CD6"/>
    <w:multiLevelType w:val="hybridMultilevel"/>
    <w:tmpl w:val="DDE4EFDA"/>
    <w:lvl w:ilvl="0" w:tplc="FD24F66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82E5AAD"/>
    <w:multiLevelType w:val="singleLevel"/>
    <w:tmpl w:val="282E5AAD"/>
    <w:lvl w:ilvl="0">
      <w:start w:val="1"/>
      <w:numFmt w:val="decimal"/>
      <w:suff w:val="nothing"/>
      <w:lvlText w:val="%1、"/>
      <w:lvlJc w:val="left"/>
    </w:lvl>
  </w:abstractNum>
  <w:abstractNum w:abstractNumId="11" w15:restartNumberingAfterBreak="0">
    <w:nsid w:val="378B0DA2"/>
    <w:multiLevelType w:val="multilevel"/>
    <w:tmpl w:val="378B0DA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3DF76F93"/>
    <w:multiLevelType w:val="hybridMultilevel"/>
    <w:tmpl w:val="C70800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3FF60AA"/>
    <w:multiLevelType w:val="hybridMultilevel"/>
    <w:tmpl w:val="FE267CBE"/>
    <w:lvl w:ilvl="0" w:tplc="3CD04E0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703344"/>
    <w:multiLevelType w:val="hybridMultilevel"/>
    <w:tmpl w:val="C70800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A0F774B"/>
    <w:multiLevelType w:val="hybridMultilevel"/>
    <w:tmpl w:val="206E6C1A"/>
    <w:lvl w:ilvl="0" w:tplc="A440B6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E6D4EC3"/>
    <w:multiLevelType w:val="multilevel"/>
    <w:tmpl w:val="5E6D4EC3"/>
    <w:lvl w:ilvl="0">
      <w:start w:val="1"/>
      <w:numFmt w:val="decimal"/>
      <w:lvlText w:val="%1、"/>
      <w:lvlJc w:val="left"/>
      <w:pPr>
        <w:ind w:left="368" w:hanging="368"/>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E732B92"/>
    <w:multiLevelType w:val="hybridMultilevel"/>
    <w:tmpl w:val="C7080024"/>
    <w:lvl w:ilvl="0" w:tplc="5B0E9B5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0A360D"/>
    <w:multiLevelType w:val="hybridMultilevel"/>
    <w:tmpl w:val="B3682AD0"/>
    <w:lvl w:ilvl="0" w:tplc="24A40C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C85E13"/>
    <w:multiLevelType w:val="hybridMultilevel"/>
    <w:tmpl w:val="8B3262EA"/>
    <w:lvl w:ilvl="0" w:tplc="CCB6F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60F71D6"/>
    <w:multiLevelType w:val="hybridMultilevel"/>
    <w:tmpl w:val="767617DA"/>
    <w:lvl w:ilvl="0" w:tplc="68CE36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8817935">
    <w:abstractNumId w:val="18"/>
  </w:num>
  <w:num w:numId="2" w16cid:durableId="1749308557">
    <w:abstractNumId w:val="4"/>
  </w:num>
  <w:num w:numId="3" w16cid:durableId="1688211564">
    <w:abstractNumId w:val="3"/>
  </w:num>
  <w:num w:numId="4" w16cid:durableId="181551314">
    <w:abstractNumId w:val="8"/>
  </w:num>
  <w:num w:numId="5" w16cid:durableId="2091921534">
    <w:abstractNumId w:val="9"/>
  </w:num>
  <w:num w:numId="6" w16cid:durableId="1348945268">
    <w:abstractNumId w:val="20"/>
  </w:num>
  <w:num w:numId="7" w16cid:durableId="1354306973">
    <w:abstractNumId w:val="2"/>
  </w:num>
  <w:num w:numId="8" w16cid:durableId="1628585343">
    <w:abstractNumId w:val="19"/>
  </w:num>
  <w:num w:numId="9" w16cid:durableId="1182401747">
    <w:abstractNumId w:val="7"/>
  </w:num>
  <w:num w:numId="10" w16cid:durableId="454451067">
    <w:abstractNumId w:val="12"/>
  </w:num>
  <w:num w:numId="11" w16cid:durableId="2022856397">
    <w:abstractNumId w:val="0"/>
  </w:num>
  <w:num w:numId="12" w16cid:durableId="2126656344">
    <w:abstractNumId w:val="10"/>
  </w:num>
  <w:num w:numId="13" w16cid:durableId="829448580">
    <w:abstractNumId w:val="15"/>
  </w:num>
  <w:num w:numId="14" w16cid:durableId="1603606023">
    <w:abstractNumId w:val="11"/>
  </w:num>
  <w:num w:numId="15" w16cid:durableId="1920749382">
    <w:abstractNumId w:val="16"/>
  </w:num>
  <w:num w:numId="16" w16cid:durableId="197546761">
    <w:abstractNumId w:val="17"/>
  </w:num>
  <w:num w:numId="17" w16cid:durableId="2018576729">
    <w:abstractNumId w:val="14"/>
  </w:num>
  <w:num w:numId="18" w16cid:durableId="1963002597">
    <w:abstractNumId w:val="6"/>
  </w:num>
  <w:num w:numId="19" w16cid:durableId="644698227">
    <w:abstractNumId w:val="13"/>
  </w:num>
  <w:num w:numId="20" w16cid:durableId="1765832924">
    <w:abstractNumId w:val="1"/>
  </w:num>
  <w:num w:numId="21" w16cid:durableId="154194275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kerliu">
    <w15:presenceInfo w15:providerId="None" w15:userId="hikerliu"/>
  </w15:person>
  <w15:person w15:author="Li Zishen">
    <w15:presenceInfo w15:providerId="Windows Live" w15:userId="d0b9fc0a68a630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0N7AwNjK1sAQCCyUdpeDU4uLM/DyQAsNaAN9lWrQsAAAA"/>
  </w:docVars>
  <w:rsids>
    <w:rsidRoot w:val="0056495A"/>
    <w:rsid w:val="00000463"/>
    <w:rsid w:val="00000FCA"/>
    <w:rsid w:val="00002207"/>
    <w:rsid w:val="0000265D"/>
    <w:rsid w:val="00012FBF"/>
    <w:rsid w:val="00013DF7"/>
    <w:rsid w:val="00016F6B"/>
    <w:rsid w:val="0002670C"/>
    <w:rsid w:val="00031E15"/>
    <w:rsid w:val="00033D4E"/>
    <w:rsid w:val="00034B47"/>
    <w:rsid w:val="000357F9"/>
    <w:rsid w:val="00037DA8"/>
    <w:rsid w:val="00041F5B"/>
    <w:rsid w:val="000430A3"/>
    <w:rsid w:val="00044E07"/>
    <w:rsid w:val="00045631"/>
    <w:rsid w:val="00053263"/>
    <w:rsid w:val="00053CC6"/>
    <w:rsid w:val="00057958"/>
    <w:rsid w:val="00062584"/>
    <w:rsid w:val="000637C9"/>
    <w:rsid w:val="0006465D"/>
    <w:rsid w:val="00065CB0"/>
    <w:rsid w:val="000742DC"/>
    <w:rsid w:val="00076F9B"/>
    <w:rsid w:val="00077758"/>
    <w:rsid w:val="00080A80"/>
    <w:rsid w:val="00081004"/>
    <w:rsid w:val="0008142D"/>
    <w:rsid w:val="00081FDB"/>
    <w:rsid w:val="00084910"/>
    <w:rsid w:val="000857CD"/>
    <w:rsid w:val="00091FB6"/>
    <w:rsid w:val="00093F31"/>
    <w:rsid w:val="0009585C"/>
    <w:rsid w:val="00095FC4"/>
    <w:rsid w:val="000A54F7"/>
    <w:rsid w:val="000A57E8"/>
    <w:rsid w:val="000A6281"/>
    <w:rsid w:val="000A6323"/>
    <w:rsid w:val="000A7194"/>
    <w:rsid w:val="000B5571"/>
    <w:rsid w:val="000B6B00"/>
    <w:rsid w:val="000B6F8E"/>
    <w:rsid w:val="000B77A1"/>
    <w:rsid w:val="000C0EF4"/>
    <w:rsid w:val="000C1A29"/>
    <w:rsid w:val="000C36D8"/>
    <w:rsid w:val="000C39EC"/>
    <w:rsid w:val="000C5BBD"/>
    <w:rsid w:val="000D200E"/>
    <w:rsid w:val="000D2C8D"/>
    <w:rsid w:val="000D3C10"/>
    <w:rsid w:val="000D4FAC"/>
    <w:rsid w:val="000E1CC9"/>
    <w:rsid w:val="000E5489"/>
    <w:rsid w:val="000E6059"/>
    <w:rsid w:val="000F4004"/>
    <w:rsid w:val="0010148D"/>
    <w:rsid w:val="001032EC"/>
    <w:rsid w:val="00103B6A"/>
    <w:rsid w:val="00103CAE"/>
    <w:rsid w:val="00105F77"/>
    <w:rsid w:val="00106808"/>
    <w:rsid w:val="00106912"/>
    <w:rsid w:val="001162D7"/>
    <w:rsid w:val="00120F9F"/>
    <w:rsid w:val="00125941"/>
    <w:rsid w:val="001330ED"/>
    <w:rsid w:val="00134E52"/>
    <w:rsid w:val="00143088"/>
    <w:rsid w:val="00143596"/>
    <w:rsid w:val="00144C75"/>
    <w:rsid w:val="00144D06"/>
    <w:rsid w:val="0015089F"/>
    <w:rsid w:val="001545A4"/>
    <w:rsid w:val="00160347"/>
    <w:rsid w:val="00163C9E"/>
    <w:rsid w:val="00167902"/>
    <w:rsid w:val="00175D1F"/>
    <w:rsid w:val="00181925"/>
    <w:rsid w:val="00181F02"/>
    <w:rsid w:val="0018269D"/>
    <w:rsid w:val="00183D4B"/>
    <w:rsid w:val="00185406"/>
    <w:rsid w:val="00186EE1"/>
    <w:rsid w:val="001930CF"/>
    <w:rsid w:val="001935B3"/>
    <w:rsid w:val="00193C7A"/>
    <w:rsid w:val="00194F6A"/>
    <w:rsid w:val="00195161"/>
    <w:rsid w:val="001A05C4"/>
    <w:rsid w:val="001A0A86"/>
    <w:rsid w:val="001A25DB"/>
    <w:rsid w:val="001A456D"/>
    <w:rsid w:val="001A4A13"/>
    <w:rsid w:val="001A6266"/>
    <w:rsid w:val="001A74A9"/>
    <w:rsid w:val="001B0442"/>
    <w:rsid w:val="001B1F8D"/>
    <w:rsid w:val="001B35E1"/>
    <w:rsid w:val="001B557B"/>
    <w:rsid w:val="001B55AE"/>
    <w:rsid w:val="001C0AB8"/>
    <w:rsid w:val="001C2678"/>
    <w:rsid w:val="001C3791"/>
    <w:rsid w:val="001C4F5C"/>
    <w:rsid w:val="001D0BE4"/>
    <w:rsid w:val="001D33D0"/>
    <w:rsid w:val="001D457D"/>
    <w:rsid w:val="001E0482"/>
    <w:rsid w:val="001E1C02"/>
    <w:rsid w:val="001E1F21"/>
    <w:rsid w:val="001E20ED"/>
    <w:rsid w:val="001E42C6"/>
    <w:rsid w:val="001F2C4F"/>
    <w:rsid w:val="001F2C7B"/>
    <w:rsid w:val="001F3514"/>
    <w:rsid w:val="001F7E97"/>
    <w:rsid w:val="00206765"/>
    <w:rsid w:val="002129EA"/>
    <w:rsid w:val="00213556"/>
    <w:rsid w:val="00215FE0"/>
    <w:rsid w:val="00217149"/>
    <w:rsid w:val="002171E4"/>
    <w:rsid w:val="002178A4"/>
    <w:rsid w:val="002309F9"/>
    <w:rsid w:val="0023280D"/>
    <w:rsid w:val="002369C4"/>
    <w:rsid w:val="002379B6"/>
    <w:rsid w:val="00237B47"/>
    <w:rsid w:val="00241D11"/>
    <w:rsid w:val="00243260"/>
    <w:rsid w:val="00243D74"/>
    <w:rsid w:val="00245458"/>
    <w:rsid w:val="002465B9"/>
    <w:rsid w:val="00247351"/>
    <w:rsid w:val="002500C9"/>
    <w:rsid w:val="002541CE"/>
    <w:rsid w:val="00254A5C"/>
    <w:rsid w:val="00263986"/>
    <w:rsid w:val="0026539E"/>
    <w:rsid w:val="002660C2"/>
    <w:rsid w:val="00267161"/>
    <w:rsid w:val="00275CEA"/>
    <w:rsid w:val="00275DA3"/>
    <w:rsid w:val="0027664E"/>
    <w:rsid w:val="00281AEF"/>
    <w:rsid w:val="00284EAD"/>
    <w:rsid w:val="00286774"/>
    <w:rsid w:val="002906F6"/>
    <w:rsid w:val="00291918"/>
    <w:rsid w:val="0029266D"/>
    <w:rsid w:val="00294B46"/>
    <w:rsid w:val="00295A07"/>
    <w:rsid w:val="00295B12"/>
    <w:rsid w:val="00295CB9"/>
    <w:rsid w:val="002960E2"/>
    <w:rsid w:val="00296E0E"/>
    <w:rsid w:val="002A02BF"/>
    <w:rsid w:val="002A1746"/>
    <w:rsid w:val="002A2B55"/>
    <w:rsid w:val="002A6E3D"/>
    <w:rsid w:val="002A767B"/>
    <w:rsid w:val="002B0079"/>
    <w:rsid w:val="002B252E"/>
    <w:rsid w:val="002B4316"/>
    <w:rsid w:val="002B5267"/>
    <w:rsid w:val="002B7DA3"/>
    <w:rsid w:val="002C09C0"/>
    <w:rsid w:val="002C100D"/>
    <w:rsid w:val="002C2986"/>
    <w:rsid w:val="002D1903"/>
    <w:rsid w:val="002D1A65"/>
    <w:rsid w:val="002D2F7C"/>
    <w:rsid w:val="002E0DD6"/>
    <w:rsid w:val="002E590C"/>
    <w:rsid w:val="002E5928"/>
    <w:rsid w:val="002E5F51"/>
    <w:rsid w:val="002E60A6"/>
    <w:rsid w:val="002E64E9"/>
    <w:rsid w:val="002E6BF9"/>
    <w:rsid w:val="002E7636"/>
    <w:rsid w:val="002F0266"/>
    <w:rsid w:val="002F130D"/>
    <w:rsid w:val="002F15A3"/>
    <w:rsid w:val="002F1647"/>
    <w:rsid w:val="002F3CE6"/>
    <w:rsid w:val="002F5C41"/>
    <w:rsid w:val="002F5F33"/>
    <w:rsid w:val="002F7D6E"/>
    <w:rsid w:val="00302C5C"/>
    <w:rsid w:val="0030637C"/>
    <w:rsid w:val="00310742"/>
    <w:rsid w:val="00312676"/>
    <w:rsid w:val="003143C8"/>
    <w:rsid w:val="003178FF"/>
    <w:rsid w:val="00320EB4"/>
    <w:rsid w:val="00323E18"/>
    <w:rsid w:val="003241F4"/>
    <w:rsid w:val="00324FE9"/>
    <w:rsid w:val="00325FA3"/>
    <w:rsid w:val="00330B34"/>
    <w:rsid w:val="00333790"/>
    <w:rsid w:val="00335711"/>
    <w:rsid w:val="003372E2"/>
    <w:rsid w:val="00342204"/>
    <w:rsid w:val="003454D0"/>
    <w:rsid w:val="00346FDC"/>
    <w:rsid w:val="00354A20"/>
    <w:rsid w:val="00356339"/>
    <w:rsid w:val="0036032E"/>
    <w:rsid w:val="00361B98"/>
    <w:rsid w:val="00362C07"/>
    <w:rsid w:val="00363163"/>
    <w:rsid w:val="0036362D"/>
    <w:rsid w:val="00364950"/>
    <w:rsid w:val="003653F3"/>
    <w:rsid w:val="0036675F"/>
    <w:rsid w:val="00367D34"/>
    <w:rsid w:val="003719DD"/>
    <w:rsid w:val="00371D9E"/>
    <w:rsid w:val="00376EA7"/>
    <w:rsid w:val="00377BAA"/>
    <w:rsid w:val="00381A94"/>
    <w:rsid w:val="00387EB9"/>
    <w:rsid w:val="00393822"/>
    <w:rsid w:val="003939F4"/>
    <w:rsid w:val="0039476B"/>
    <w:rsid w:val="00394B92"/>
    <w:rsid w:val="003951EC"/>
    <w:rsid w:val="00395865"/>
    <w:rsid w:val="003A2DB0"/>
    <w:rsid w:val="003A2F7D"/>
    <w:rsid w:val="003A43E1"/>
    <w:rsid w:val="003A46F3"/>
    <w:rsid w:val="003A4D05"/>
    <w:rsid w:val="003A68FB"/>
    <w:rsid w:val="003B1C3E"/>
    <w:rsid w:val="003B6809"/>
    <w:rsid w:val="003B6AF6"/>
    <w:rsid w:val="003B7D91"/>
    <w:rsid w:val="003C1D42"/>
    <w:rsid w:val="003C2FC6"/>
    <w:rsid w:val="003C4705"/>
    <w:rsid w:val="003C6BCA"/>
    <w:rsid w:val="003C7FF6"/>
    <w:rsid w:val="003D2E1A"/>
    <w:rsid w:val="003D3771"/>
    <w:rsid w:val="003D45BA"/>
    <w:rsid w:val="003D472F"/>
    <w:rsid w:val="003D711F"/>
    <w:rsid w:val="003E06EE"/>
    <w:rsid w:val="003E1608"/>
    <w:rsid w:val="003E3175"/>
    <w:rsid w:val="003E3A80"/>
    <w:rsid w:val="003E3BDE"/>
    <w:rsid w:val="003E4E20"/>
    <w:rsid w:val="003E50F0"/>
    <w:rsid w:val="003F1868"/>
    <w:rsid w:val="003F523F"/>
    <w:rsid w:val="003F64AF"/>
    <w:rsid w:val="00402B96"/>
    <w:rsid w:val="0040641F"/>
    <w:rsid w:val="00410275"/>
    <w:rsid w:val="00412C70"/>
    <w:rsid w:val="00414BF5"/>
    <w:rsid w:val="00415AF9"/>
    <w:rsid w:val="004166A2"/>
    <w:rsid w:val="00416720"/>
    <w:rsid w:val="00417723"/>
    <w:rsid w:val="00425821"/>
    <w:rsid w:val="00426359"/>
    <w:rsid w:val="00431A35"/>
    <w:rsid w:val="0043485E"/>
    <w:rsid w:val="00434BF7"/>
    <w:rsid w:val="00435F41"/>
    <w:rsid w:val="0044076E"/>
    <w:rsid w:val="00440BDD"/>
    <w:rsid w:val="00441A7C"/>
    <w:rsid w:val="0044403C"/>
    <w:rsid w:val="00446E4C"/>
    <w:rsid w:val="00447B26"/>
    <w:rsid w:val="00447D12"/>
    <w:rsid w:val="004510DC"/>
    <w:rsid w:val="00451190"/>
    <w:rsid w:val="00451461"/>
    <w:rsid w:val="0045155C"/>
    <w:rsid w:val="00453920"/>
    <w:rsid w:val="00453D2E"/>
    <w:rsid w:val="00454923"/>
    <w:rsid w:val="00457506"/>
    <w:rsid w:val="004576A5"/>
    <w:rsid w:val="00463156"/>
    <w:rsid w:val="00463CA4"/>
    <w:rsid w:val="00466500"/>
    <w:rsid w:val="004709DE"/>
    <w:rsid w:val="00473677"/>
    <w:rsid w:val="00476C5C"/>
    <w:rsid w:val="00484AC1"/>
    <w:rsid w:val="00487C91"/>
    <w:rsid w:val="00490C59"/>
    <w:rsid w:val="00491000"/>
    <w:rsid w:val="0049464C"/>
    <w:rsid w:val="00494C45"/>
    <w:rsid w:val="00494C8B"/>
    <w:rsid w:val="00495591"/>
    <w:rsid w:val="004974AF"/>
    <w:rsid w:val="004A10D9"/>
    <w:rsid w:val="004A285D"/>
    <w:rsid w:val="004A4209"/>
    <w:rsid w:val="004A69AE"/>
    <w:rsid w:val="004B084C"/>
    <w:rsid w:val="004B467A"/>
    <w:rsid w:val="004B6FE3"/>
    <w:rsid w:val="004C0190"/>
    <w:rsid w:val="004C399C"/>
    <w:rsid w:val="004C5763"/>
    <w:rsid w:val="004C6B24"/>
    <w:rsid w:val="004D0373"/>
    <w:rsid w:val="004D19EE"/>
    <w:rsid w:val="004D3565"/>
    <w:rsid w:val="004D6372"/>
    <w:rsid w:val="004E196C"/>
    <w:rsid w:val="004E4487"/>
    <w:rsid w:val="004E4725"/>
    <w:rsid w:val="004E4BA1"/>
    <w:rsid w:val="004E73A6"/>
    <w:rsid w:val="004E7A0A"/>
    <w:rsid w:val="004F069A"/>
    <w:rsid w:val="004F16E3"/>
    <w:rsid w:val="004F24E7"/>
    <w:rsid w:val="004F305A"/>
    <w:rsid w:val="004F3F83"/>
    <w:rsid w:val="004F54FB"/>
    <w:rsid w:val="004F6670"/>
    <w:rsid w:val="004F6938"/>
    <w:rsid w:val="00502640"/>
    <w:rsid w:val="00502E0C"/>
    <w:rsid w:val="0050702B"/>
    <w:rsid w:val="00510F5F"/>
    <w:rsid w:val="005160C7"/>
    <w:rsid w:val="00520840"/>
    <w:rsid w:val="00527A0A"/>
    <w:rsid w:val="00530D12"/>
    <w:rsid w:val="00530D37"/>
    <w:rsid w:val="00531315"/>
    <w:rsid w:val="00534366"/>
    <w:rsid w:val="005374CA"/>
    <w:rsid w:val="005376E6"/>
    <w:rsid w:val="00537778"/>
    <w:rsid w:val="0054128C"/>
    <w:rsid w:val="00551D35"/>
    <w:rsid w:val="00552DED"/>
    <w:rsid w:val="00552ECF"/>
    <w:rsid w:val="00552F44"/>
    <w:rsid w:val="0055391D"/>
    <w:rsid w:val="0055572C"/>
    <w:rsid w:val="00556DFF"/>
    <w:rsid w:val="0056017E"/>
    <w:rsid w:val="00562084"/>
    <w:rsid w:val="00562446"/>
    <w:rsid w:val="00562EF6"/>
    <w:rsid w:val="0056326B"/>
    <w:rsid w:val="0056352E"/>
    <w:rsid w:val="0056495A"/>
    <w:rsid w:val="00565E2F"/>
    <w:rsid w:val="005708BC"/>
    <w:rsid w:val="00571635"/>
    <w:rsid w:val="00571C4E"/>
    <w:rsid w:val="005731CA"/>
    <w:rsid w:val="005746A2"/>
    <w:rsid w:val="0057569D"/>
    <w:rsid w:val="00575D29"/>
    <w:rsid w:val="00577A38"/>
    <w:rsid w:val="00580FA5"/>
    <w:rsid w:val="00584ED5"/>
    <w:rsid w:val="00586864"/>
    <w:rsid w:val="00590FC1"/>
    <w:rsid w:val="005915A7"/>
    <w:rsid w:val="005934A4"/>
    <w:rsid w:val="00594567"/>
    <w:rsid w:val="00597F26"/>
    <w:rsid w:val="005A0FF7"/>
    <w:rsid w:val="005A37F9"/>
    <w:rsid w:val="005A4751"/>
    <w:rsid w:val="005A7B2E"/>
    <w:rsid w:val="005B36CB"/>
    <w:rsid w:val="005B51F7"/>
    <w:rsid w:val="005B5548"/>
    <w:rsid w:val="005B6079"/>
    <w:rsid w:val="005C3815"/>
    <w:rsid w:val="005C4826"/>
    <w:rsid w:val="005C6C79"/>
    <w:rsid w:val="005D0C23"/>
    <w:rsid w:val="005D3ED1"/>
    <w:rsid w:val="005D4B5A"/>
    <w:rsid w:val="005D7626"/>
    <w:rsid w:val="005E2424"/>
    <w:rsid w:val="005E463A"/>
    <w:rsid w:val="005E4BCB"/>
    <w:rsid w:val="005E5E0B"/>
    <w:rsid w:val="005E5E59"/>
    <w:rsid w:val="005E782C"/>
    <w:rsid w:val="005F0122"/>
    <w:rsid w:val="005F10DD"/>
    <w:rsid w:val="005F113B"/>
    <w:rsid w:val="005F1CAF"/>
    <w:rsid w:val="00600080"/>
    <w:rsid w:val="006002F9"/>
    <w:rsid w:val="00600BA6"/>
    <w:rsid w:val="00601078"/>
    <w:rsid w:val="00601F48"/>
    <w:rsid w:val="00604568"/>
    <w:rsid w:val="006059AE"/>
    <w:rsid w:val="00606B41"/>
    <w:rsid w:val="00610C0E"/>
    <w:rsid w:val="00612826"/>
    <w:rsid w:val="00612E73"/>
    <w:rsid w:val="00615DCD"/>
    <w:rsid w:val="00616C17"/>
    <w:rsid w:val="00617053"/>
    <w:rsid w:val="00621B3B"/>
    <w:rsid w:val="00621FBC"/>
    <w:rsid w:val="00627982"/>
    <w:rsid w:val="006304C1"/>
    <w:rsid w:val="00631056"/>
    <w:rsid w:val="006328BF"/>
    <w:rsid w:val="0063426B"/>
    <w:rsid w:val="0063458D"/>
    <w:rsid w:val="0063478C"/>
    <w:rsid w:val="00634C05"/>
    <w:rsid w:val="00635CF2"/>
    <w:rsid w:val="00640BCB"/>
    <w:rsid w:val="00643819"/>
    <w:rsid w:val="00651AF4"/>
    <w:rsid w:val="00652664"/>
    <w:rsid w:val="006579D5"/>
    <w:rsid w:val="006609D8"/>
    <w:rsid w:val="00660E2C"/>
    <w:rsid w:val="00662691"/>
    <w:rsid w:val="006665BF"/>
    <w:rsid w:val="00667FFA"/>
    <w:rsid w:val="006700E4"/>
    <w:rsid w:val="00677BF9"/>
    <w:rsid w:val="00681273"/>
    <w:rsid w:val="0068134F"/>
    <w:rsid w:val="00687D71"/>
    <w:rsid w:val="006933FE"/>
    <w:rsid w:val="0069392E"/>
    <w:rsid w:val="00695467"/>
    <w:rsid w:val="006955F1"/>
    <w:rsid w:val="006A035C"/>
    <w:rsid w:val="006A0727"/>
    <w:rsid w:val="006A174B"/>
    <w:rsid w:val="006A1E53"/>
    <w:rsid w:val="006A2072"/>
    <w:rsid w:val="006A30C3"/>
    <w:rsid w:val="006A702F"/>
    <w:rsid w:val="006B12F2"/>
    <w:rsid w:val="006B450E"/>
    <w:rsid w:val="006B4BF4"/>
    <w:rsid w:val="006B6F06"/>
    <w:rsid w:val="006C052A"/>
    <w:rsid w:val="006C16D5"/>
    <w:rsid w:val="006C298B"/>
    <w:rsid w:val="006C2EF9"/>
    <w:rsid w:val="006C3EA8"/>
    <w:rsid w:val="006C4441"/>
    <w:rsid w:val="006C7EB6"/>
    <w:rsid w:val="006D3164"/>
    <w:rsid w:val="006D3454"/>
    <w:rsid w:val="006D5B84"/>
    <w:rsid w:val="006E2C0F"/>
    <w:rsid w:val="006E327F"/>
    <w:rsid w:val="006E3694"/>
    <w:rsid w:val="006E45E0"/>
    <w:rsid w:val="006E4E7C"/>
    <w:rsid w:val="006E544D"/>
    <w:rsid w:val="006E6DD5"/>
    <w:rsid w:val="006F2637"/>
    <w:rsid w:val="006F2BEA"/>
    <w:rsid w:val="006F489F"/>
    <w:rsid w:val="006F54A9"/>
    <w:rsid w:val="00700BEB"/>
    <w:rsid w:val="00703332"/>
    <w:rsid w:val="007052F4"/>
    <w:rsid w:val="00707684"/>
    <w:rsid w:val="00710B48"/>
    <w:rsid w:val="00722263"/>
    <w:rsid w:val="007370C4"/>
    <w:rsid w:val="007375BC"/>
    <w:rsid w:val="00743A3A"/>
    <w:rsid w:val="007451C7"/>
    <w:rsid w:val="00745EA1"/>
    <w:rsid w:val="00746469"/>
    <w:rsid w:val="00747DCE"/>
    <w:rsid w:val="0075005E"/>
    <w:rsid w:val="00750260"/>
    <w:rsid w:val="0075236B"/>
    <w:rsid w:val="007549C3"/>
    <w:rsid w:val="00754DE5"/>
    <w:rsid w:val="00762722"/>
    <w:rsid w:val="00765206"/>
    <w:rsid w:val="00766167"/>
    <w:rsid w:val="007671F4"/>
    <w:rsid w:val="007671F5"/>
    <w:rsid w:val="00771456"/>
    <w:rsid w:val="007716D2"/>
    <w:rsid w:val="00772993"/>
    <w:rsid w:val="00774526"/>
    <w:rsid w:val="00775E04"/>
    <w:rsid w:val="00775FE5"/>
    <w:rsid w:val="00780A5D"/>
    <w:rsid w:val="00783075"/>
    <w:rsid w:val="0079178D"/>
    <w:rsid w:val="007933D9"/>
    <w:rsid w:val="00793F95"/>
    <w:rsid w:val="00794B74"/>
    <w:rsid w:val="0079576C"/>
    <w:rsid w:val="00795F9C"/>
    <w:rsid w:val="007961CF"/>
    <w:rsid w:val="007A3616"/>
    <w:rsid w:val="007B04E0"/>
    <w:rsid w:val="007B2845"/>
    <w:rsid w:val="007B427E"/>
    <w:rsid w:val="007B5EEF"/>
    <w:rsid w:val="007B6075"/>
    <w:rsid w:val="007B6B18"/>
    <w:rsid w:val="007C041B"/>
    <w:rsid w:val="007C2698"/>
    <w:rsid w:val="007C3248"/>
    <w:rsid w:val="007C7451"/>
    <w:rsid w:val="007C7E51"/>
    <w:rsid w:val="007C7E6D"/>
    <w:rsid w:val="007D079D"/>
    <w:rsid w:val="007D3E73"/>
    <w:rsid w:val="007D5B92"/>
    <w:rsid w:val="007E360C"/>
    <w:rsid w:val="007E4DF4"/>
    <w:rsid w:val="007E50C6"/>
    <w:rsid w:val="007E7857"/>
    <w:rsid w:val="007F14FC"/>
    <w:rsid w:val="007F2173"/>
    <w:rsid w:val="007F6D1D"/>
    <w:rsid w:val="008002E7"/>
    <w:rsid w:val="00802181"/>
    <w:rsid w:val="008105A7"/>
    <w:rsid w:val="0081235A"/>
    <w:rsid w:val="00813581"/>
    <w:rsid w:val="00813652"/>
    <w:rsid w:val="00813FB4"/>
    <w:rsid w:val="00820040"/>
    <w:rsid w:val="00822258"/>
    <w:rsid w:val="00822CBD"/>
    <w:rsid w:val="00823E01"/>
    <w:rsid w:val="00824458"/>
    <w:rsid w:val="00830AB8"/>
    <w:rsid w:val="00831752"/>
    <w:rsid w:val="008325AE"/>
    <w:rsid w:val="0083370C"/>
    <w:rsid w:val="008341EC"/>
    <w:rsid w:val="008360C8"/>
    <w:rsid w:val="008364F4"/>
    <w:rsid w:val="008373C5"/>
    <w:rsid w:val="0084058F"/>
    <w:rsid w:val="00841571"/>
    <w:rsid w:val="00842B42"/>
    <w:rsid w:val="00842F0B"/>
    <w:rsid w:val="00850E3C"/>
    <w:rsid w:val="008519D0"/>
    <w:rsid w:val="00852462"/>
    <w:rsid w:val="008528EB"/>
    <w:rsid w:val="00854E45"/>
    <w:rsid w:val="00855608"/>
    <w:rsid w:val="00855B98"/>
    <w:rsid w:val="00861094"/>
    <w:rsid w:val="00861582"/>
    <w:rsid w:val="00861DDE"/>
    <w:rsid w:val="0086296C"/>
    <w:rsid w:val="00863526"/>
    <w:rsid w:val="00864BB8"/>
    <w:rsid w:val="00865152"/>
    <w:rsid w:val="008652C0"/>
    <w:rsid w:val="00873678"/>
    <w:rsid w:val="00875CCE"/>
    <w:rsid w:val="00875EAB"/>
    <w:rsid w:val="00882539"/>
    <w:rsid w:val="00884ED7"/>
    <w:rsid w:val="0088713B"/>
    <w:rsid w:val="00890271"/>
    <w:rsid w:val="00894B5A"/>
    <w:rsid w:val="00894D44"/>
    <w:rsid w:val="00897998"/>
    <w:rsid w:val="008A19DA"/>
    <w:rsid w:val="008A23E3"/>
    <w:rsid w:val="008A49D6"/>
    <w:rsid w:val="008A4F4C"/>
    <w:rsid w:val="008A51DE"/>
    <w:rsid w:val="008B5105"/>
    <w:rsid w:val="008B550D"/>
    <w:rsid w:val="008B5517"/>
    <w:rsid w:val="008B772F"/>
    <w:rsid w:val="008C19B2"/>
    <w:rsid w:val="008C545F"/>
    <w:rsid w:val="008C6481"/>
    <w:rsid w:val="008C77A3"/>
    <w:rsid w:val="008D1365"/>
    <w:rsid w:val="008E2383"/>
    <w:rsid w:val="008E294D"/>
    <w:rsid w:val="008E4CF7"/>
    <w:rsid w:val="008F2301"/>
    <w:rsid w:val="008F3E52"/>
    <w:rsid w:val="008F52F4"/>
    <w:rsid w:val="008F57CC"/>
    <w:rsid w:val="008F606B"/>
    <w:rsid w:val="008F6E14"/>
    <w:rsid w:val="008F6F67"/>
    <w:rsid w:val="0090030D"/>
    <w:rsid w:val="0090076A"/>
    <w:rsid w:val="009021FF"/>
    <w:rsid w:val="00903BF1"/>
    <w:rsid w:val="00904136"/>
    <w:rsid w:val="009047FE"/>
    <w:rsid w:val="009056E8"/>
    <w:rsid w:val="00910340"/>
    <w:rsid w:val="00920114"/>
    <w:rsid w:val="00921B79"/>
    <w:rsid w:val="00923951"/>
    <w:rsid w:val="00923D86"/>
    <w:rsid w:val="00924F8C"/>
    <w:rsid w:val="0092639B"/>
    <w:rsid w:val="0093031F"/>
    <w:rsid w:val="009306CB"/>
    <w:rsid w:val="00931B8C"/>
    <w:rsid w:val="00933597"/>
    <w:rsid w:val="00936B67"/>
    <w:rsid w:val="00936EFF"/>
    <w:rsid w:val="009419D4"/>
    <w:rsid w:val="009447A4"/>
    <w:rsid w:val="00944F69"/>
    <w:rsid w:val="0094565D"/>
    <w:rsid w:val="00946724"/>
    <w:rsid w:val="00946E10"/>
    <w:rsid w:val="00947F15"/>
    <w:rsid w:val="009523A6"/>
    <w:rsid w:val="00953D91"/>
    <w:rsid w:val="00954219"/>
    <w:rsid w:val="00955986"/>
    <w:rsid w:val="009563E8"/>
    <w:rsid w:val="009628E3"/>
    <w:rsid w:val="0096315C"/>
    <w:rsid w:val="009635B8"/>
    <w:rsid w:val="0096408C"/>
    <w:rsid w:val="00964226"/>
    <w:rsid w:val="00964DD9"/>
    <w:rsid w:val="00967E13"/>
    <w:rsid w:val="00967F6A"/>
    <w:rsid w:val="00970535"/>
    <w:rsid w:val="0097645D"/>
    <w:rsid w:val="0098133D"/>
    <w:rsid w:val="00981C8F"/>
    <w:rsid w:val="009824AB"/>
    <w:rsid w:val="00982AA0"/>
    <w:rsid w:val="0098779F"/>
    <w:rsid w:val="00991FB1"/>
    <w:rsid w:val="00994421"/>
    <w:rsid w:val="00995E8D"/>
    <w:rsid w:val="009964D5"/>
    <w:rsid w:val="00996A9D"/>
    <w:rsid w:val="00996BD1"/>
    <w:rsid w:val="009A23AE"/>
    <w:rsid w:val="009A29E9"/>
    <w:rsid w:val="009A3068"/>
    <w:rsid w:val="009A3418"/>
    <w:rsid w:val="009A5F19"/>
    <w:rsid w:val="009B06B5"/>
    <w:rsid w:val="009B16F1"/>
    <w:rsid w:val="009B1740"/>
    <w:rsid w:val="009B2F0D"/>
    <w:rsid w:val="009B3F41"/>
    <w:rsid w:val="009B4BEC"/>
    <w:rsid w:val="009B52E7"/>
    <w:rsid w:val="009C1047"/>
    <w:rsid w:val="009C4094"/>
    <w:rsid w:val="009C5D69"/>
    <w:rsid w:val="009C6ECC"/>
    <w:rsid w:val="009D1B71"/>
    <w:rsid w:val="009D2168"/>
    <w:rsid w:val="009D6FC1"/>
    <w:rsid w:val="009D7CA2"/>
    <w:rsid w:val="009D7CFE"/>
    <w:rsid w:val="009E51E9"/>
    <w:rsid w:val="009E7BEB"/>
    <w:rsid w:val="009F1575"/>
    <w:rsid w:val="009F1D7C"/>
    <w:rsid w:val="009F2F40"/>
    <w:rsid w:val="009F358B"/>
    <w:rsid w:val="009F5E46"/>
    <w:rsid w:val="009F6203"/>
    <w:rsid w:val="009F6C71"/>
    <w:rsid w:val="00A00228"/>
    <w:rsid w:val="00A01188"/>
    <w:rsid w:val="00A02332"/>
    <w:rsid w:val="00A041D0"/>
    <w:rsid w:val="00A04FC3"/>
    <w:rsid w:val="00A0612D"/>
    <w:rsid w:val="00A07800"/>
    <w:rsid w:val="00A07DF8"/>
    <w:rsid w:val="00A10C07"/>
    <w:rsid w:val="00A10D2F"/>
    <w:rsid w:val="00A1123C"/>
    <w:rsid w:val="00A13317"/>
    <w:rsid w:val="00A1660F"/>
    <w:rsid w:val="00A21DCC"/>
    <w:rsid w:val="00A23645"/>
    <w:rsid w:val="00A26485"/>
    <w:rsid w:val="00A26EC1"/>
    <w:rsid w:val="00A27B07"/>
    <w:rsid w:val="00A302F8"/>
    <w:rsid w:val="00A33305"/>
    <w:rsid w:val="00A33C10"/>
    <w:rsid w:val="00A34A25"/>
    <w:rsid w:val="00A376EE"/>
    <w:rsid w:val="00A410E7"/>
    <w:rsid w:val="00A41159"/>
    <w:rsid w:val="00A41D94"/>
    <w:rsid w:val="00A426C6"/>
    <w:rsid w:val="00A506E6"/>
    <w:rsid w:val="00A57229"/>
    <w:rsid w:val="00A57667"/>
    <w:rsid w:val="00A63BFB"/>
    <w:rsid w:val="00A63EE2"/>
    <w:rsid w:val="00A65F86"/>
    <w:rsid w:val="00A66BDA"/>
    <w:rsid w:val="00A66E9B"/>
    <w:rsid w:val="00A720E6"/>
    <w:rsid w:val="00A754DD"/>
    <w:rsid w:val="00A820FF"/>
    <w:rsid w:val="00A82292"/>
    <w:rsid w:val="00A82ADB"/>
    <w:rsid w:val="00A84129"/>
    <w:rsid w:val="00A85132"/>
    <w:rsid w:val="00A8570F"/>
    <w:rsid w:val="00A90866"/>
    <w:rsid w:val="00A917AB"/>
    <w:rsid w:val="00A91D0A"/>
    <w:rsid w:val="00A92664"/>
    <w:rsid w:val="00A92A98"/>
    <w:rsid w:val="00A9545F"/>
    <w:rsid w:val="00A96388"/>
    <w:rsid w:val="00A9720E"/>
    <w:rsid w:val="00AA3224"/>
    <w:rsid w:val="00AA5B45"/>
    <w:rsid w:val="00AA62C9"/>
    <w:rsid w:val="00AA7A7F"/>
    <w:rsid w:val="00AB0BBD"/>
    <w:rsid w:val="00AB2800"/>
    <w:rsid w:val="00AB4EE8"/>
    <w:rsid w:val="00AB5C77"/>
    <w:rsid w:val="00AB6818"/>
    <w:rsid w:val="00AC2F3B"/>
    <w:rsid w:val="00AC3C35"/>
    <w:rsid w:val="00AC5031"/>
    <w:rsid w:val="00AC7466"/>
    <w:rsid w:val="00AC76AF"/>
    <w:rsid w:val="00AE08E7"/>
    <w:rsid w:val="00AE21F1"/>
    <w:rsid w:val="00AE520E"/>
    <w:rsid w:val="00AF23A2"/>
    <w:rsid w:val="00AF362B"/>
    <w:rsid w:val="00AF487E"/>
    <w:rsid w:val="00AF4FCD"/>
    <w:rsid w:val="00AF51D2"/>
    <w:rsid w:val="00B02925"/>
    <w:rsid w:val="00B02D78"/>
    <w:rsid w:val="00B03045"/>
    <w:rsid w:val="00B03B7C"/>
    <w:rsid w:val="00B03FEA"/>
    <w:rsid w:val="00B12144"/>
    <w:rsid w:val="00B13383"/>
    <w:rsid w:val="00B1475E"/>
    <w:rsid w:val="00B14EC5"/>
    <w:rsid w:val="00B15D33"/>
    <w:rsid w:val="00B16C9B"/>
    <w:rsid w:val="00B172F4"/>
    <w:rsid w:val="00B17DE9"/>
    <w:rsid w:val="00B230F0"/>
    <w:rsid w:val="00B2327D"/>
    <w:rsid w:val="00B26813"/>
    <w:rsid w:val="00B26F4F"/>
    <w:rsid w:val="00B2727B"/>
    <w:rsid w:val="00B30DA8"/>
    <w:rsid w:val="00B31C54"/>
    <w:rsid w:val="00B3254C"/>
    <w:rsid w:val="00B35115"/>
    <w:rsid w:val="00B4062E"/>
    <w:rsid w:val="00B42BB3"/>
    <w:rsid w:val="00B44A93"/>
    <w:rsid w:val="00B461B4"/>
    <w:rsid w:val="00B46870"/>
    <w:rsid w:val="00B50222"/>
    <w:rsid w:val="00B52061"/>
    <w:rsid w:val="00B522D3"/>
    <w:rsid w:val="00B528E9"/>
    <w:rsid w:val="00B55DA1"/>
    <w:rsid w:val="00B57E63"/>
    <w:rsid w:val="00B630C4"/>
    <w:rsid w:val="00B658A2"/>
    <w:rsid w:val="00B6695E"/>
    <w:rsid w:val="00B67491"/>
    <w:rsid w:val="00B7040D"/>
    <w:rsid w:val="00B71E15"/>
    <w:rsid w:val="00B72515"/>
    <w:rsid w:val="00B73280"/>
    <w:rsid w:val="00B73CB4"/>
    <w:rsid w:val="00B75072"/>
    <w:rsid w:val="00B76888"/>
    <w:rsid w:val="00B77136"/>
    <w:rsid w:val="00B77B98"/>
    <w:rsid w:val="00B83609"/>
    <w:rsid w:val="00B83DF0"/>
    <w:rsid w:val="00B850EF"/>
    <w:rsid w:val="00B9283B"/>
    <w:rsid w:val="00B92F82"/>
    <w:rsid w:val="00B93DB1"/>
    <w:rsid w:val="00B964EA"/>
    <w:rsid w:val="00B96C37"/>
    <w:rsid w:val="00BA5D6E"/>
    <w:rsid w:val="00BA7833"/>
    <w:rsid w:val="00BB3A57"/>
    <w:rsid w:val="00BB5B6E"/>
    <w:rsid w:val="00BB739D"/>
    <w:rsid w:val="00BC13A2"/>
    <w:rsid w:val="00BC15C5"/>
    <w:rsid w:val="00BC435A"/>
    <w:rsid w:val="00BC5F97"/>
    <w:rsid w:val="00BC6747"/>
    <w:rsid w:val="00BD1E16"/>
    <w:rsid w:val="00BD6F77"/>
    <w:rsid w:val="00BD76F4"/>
    <w:rsid w:val="00BE19A4"/>
    <w:rsid w:val="00BE2100"/>
    <w:rsid w:val="00BE35EA"/>
    <w:rsid w:val="00BE5A7E"/>
    <w:rsid w:val="00BE798A"/>
    <w:rsid w:val="00BF1E0C"/>
    <w:rsid w:val="00BF4E74"/>
    <w:rsid w:val="00BF6949"/>
    <w:rsid w:val="00C02D2B"/>
    <w:rsid w:val="00C04BB0"/>
    <w:rsid w:val="00C06358"/>
    <w:rsid w:val="00C14382"/>
    <w:rsid w:val="00C22487"/>
    <w:rsid w:val="00C23A56"/>
    <w:rsid w:val="00C26745"/>
    <w:rsid w:val="00C26897"/>
    <w:rsid w:val="00C27A72"/>
    <w:rsid w:val="00C32368"/>
    <w:rsid w:val="00C33C3B"/>
    <w:rsid w:val="00C371A8"/>
    <w:rsid w:val="00C37A9F"/>
    <w:rsid w:val="00C40CD1"/>
    <w:rsid w:val="00C415B5"/>
    <w:rsid w:val="00C416F8"/>
    <w:rsid w:val="00C42EED"/>
    <w:rsid w:val="00C45236"/>
    <w:rsid w:val="00C46656"/>
    <w:rsid w:val="00C51CCE"/>
    <w:rsid w:val="00C52125"/>
    <w:rsid w:val="00C5228C"/>
    <w:rsid w:val="00C549A4"/>
    <w:rsid w:val="00C558FB"/>
    <w:rsid w:val="00C55EDF"/>
    <w:rsid w:val="00C56B31"/>
    <w:rsid w:val="00C5752A"/>
    <w:rsid w:val="00C63EBB"/>
    <w:rsid w:val="00C6451F"/>
    <w:rsid w:val="00C66A45"/>
    <w:rsid w:val="00C6717F"/>
    <w:rsid w:val="00C67D12"/>
    <w:rsid w:val="00C75B15"/>
    <w:rsid w:val="00C76FE0"/>
    <w:rsid w:val="00C774A2"/>
    <w:rsid w:val="00C8031D"/>
    <w:rsid w:val="00C81FA6"/>
    <w:rsid w:val="00C822C4"/>
    <w:rsid w:val="00C861F9"/>
    <w:rsid w:val="00C91453"/>
    <w:rsid w:val="00C920CC"/>
    <w:rsid w:val="00C922AD"/>
    <w:rsid w:val="00C937B6"/>
    <w:rsid w:val="00C94165"/>
    <w:rsid w:val="00C9513A"/>
    <w:rsid w:val="00C96D3B"/>
    <w:rsid w:val="00CA0E40"/>
    <w:rsid w:val="00CA1F51"/>
    <w:rsid w:val="00CA2A3A"/>
    <w:rsid w:val="00CA754D"/>
    <w:rsid w:val="00CB10EF"/>
    <w:rsid w:val="00CB218E"/>
    <w:rsid w:val="00CB2FF7"/>
    <w:rsid w:val="00CC03F3"/>
    <w:rsid w:val="00CC2545"/>
    <w:rsid w:val="00CC35EA"/>
    <w:rsid w:val="00CC38EF"/>
    <w:rsid w:val="00CC3CE1"/>
    <w:rsid w:val="00CC6BD9"/>
    <w:rsid w:val="00CC6C0C"/>
    <w:rsid w:val="00CC6DF6"/>
    <w:rsid w:val="00CD0E59"/>
    <w:rsid w:val="00CD2E7E"/>
    <w:rsid w:val="00CD6CE2"/>
    <w:rsid w:val="00CE113E"/>
    <w:rsid w:val="00CF1565"/>
    <w:rsid w:val="00CF1A74"/>
    <w:rsid w:val="00CF6127"/>
    <w:rsid w:val="00D03E2E"/>
    <w:rsid w:val="00D112FE"/>
    <w:rsid w:val="00D11DCA"/>
    <w:rsid w:val="00D12993"/>
    <w:rsid w:val="00D13737"/>
    <w:rsid w:val="00D15089"/>
    <w:rsid w:val="00D153DD"/>
    <w:rsid w:val="00D16775"/>
    <w:rsid w:val="00D23230"/>
    <w:rsid w:val="00D25257"/>
    <w:rsid w:val="00D25F3C"/>
    <w:rsid w:val="00D2683F"/>
    <w:rsid w:val="00D27039"/>
    <w:rsid w:val="00D277A1"/>
    <w:rsid w:val="00D30800"/>
    <w:rsid w:val="00D308A3"/>
    <w:rsid w:val="00D31318"/>
    <w:rsid w:val="00D3624B"/>
    <w:rsid w:val="00D36B3A"/>
    <w:rsid w:val="00D37837"/>
    <w:rsid w:val="00D52929"/>
    <w:rsid w:val="00D5457D"/>
    <w:rsid w:val="00D54B81"/>
    <w:rsid w:val="00D5665C"/>
    <w:rsid w:val="00D566CD"/>
    <w:rsid w:val="00D57C2B"/>
    <w:rsid w:val="00D61A7C"/>
    <w:rsid w:val="00D63DC2"/>
    <w:rsid w:val="00D658E5"/>
    <w:rsid w:val="00D67A60"/>
    <w:rsid w:val="00D71897"/>
    <w:rsid w:val="00D77750"/>
    <w:rsid w:val="00D81667"/>
    <w:rsid w:val="00D825FB"/>
    <w:rsid w:val="00D83870"/>
    <w:rsid w:val="00D84708"/>
    <w:rsid w:val="00D875DC"/>
    <w:rsid w:val="00D91179"/>
    <w:rsid w:val="00D947A6"/>
    <w:rsid w:val="00D94FA1"/>
    <w:rsid w:val="00D952D3"/>
    <w:rsid w:val="00D970A2"/>
    <w:rsid w:val="00DA078D"/>
    <w:rsid w:val="00DA31FF"/>
    <w:rsid w:val="00DA5D8F"/>
    <w:rsid w:val="00DA64B3"/>
    <w:rsid w:val="00DB2181"/>
    <w:rsid w:val="00DB4300"/>
    <w:rsid w:val="00DB7A7C"/>
    <w:rsid w:val="00DC09CD"/>
    <w:rsid w:val="00DC18BA"/>
    <w:rsid w:val="00DC1E84"/>
    <w:rsid w:val="00DC252E"/>
    <w:rsid w:val="00DD0599"/>
    <w:rsid w:val="00DD2D8A"/>
    <w:rsid w:val="00DD37A9"/>
    <w:rsid w:val="00DD7883"/>
    <w:rsid w:val="00DF17A3"/>
    <w:rsid w:val="00DF3FE3"/>
    <w:rsid w:val="00DF56C9"/>
    <w:rsid w:val="00DF7365"/>
    <w:rsid w:val="00E00A29"/>
    <w:rsid w:val="00E00DF9"/>
    <w:rsid w:val="00E01F2A"/>
    <w:rsid w:val="00E042B8"/>
    <w:rsid w:val="00E05847"/>
    <w:rsid w:val="00E1077B"/>
    <w:rsid w:val="00E1146A"/>
    <w:rsid w:val="00E12018"/>
    <w:rsid w:val="00E12D1F"/>
    <w:rsid w:val="00E148E6"/>
    <w:rsid w:val="00E149D7"/>
    <w:rsid w:val="00E15CC4"/>
    <w:rsid w:val="00E23E0F"/>
    <w:rsid w:val="00E25726"/>
    <w:rsid w:val="00E31B0B"/>
    <w:rsid w:val="00E32A82"/>
    <w:rsid w:val="00E340FB"/>
    <w:rsid w:val="00E3471B"/>
    <w:rsid w:val="00E355AB"/>
    <w:rsid w:val="00E445D2"/>
    <w:rsid w:val="00E44DB7"/>
    <w:rsid w:val="00E47933"/>
    <w:rsid w:val="00E50842"/>
    <w:rsid w:val="00E5224F"/>
    <w:rsid w:val="00E5239A"/>
    <w:rsid w:val="00E524CA"/>
    <w:rsid w:val="00E5406F"/>
    <w:rsid w:val="00E55829"/>
    <w:rsid w:val="00E5670F"/>
    <w:rsid w:val="00E571C8"/>
    <w:rsid w:val="00E6135D"/>
    <w:rsid w:val="00E61EEF"/>
    <w:rsid w:val="00E65478"/>
    <w:rsid w:val="00E6627D"/>
    <w:rsid w:val="00E674B5"/>
    <w:rsid w:val="00E71EF5"/>
    <w:rsid w:val="00E721FF"/>
    <w:rsid w:val="00E73480"/>
    <w:rsid w:val="00E73E17"/>
    <w:rsid w:val="00E745DA"/>
    <w:rsid w:val="00E74CCE"/>
    <w:rsid w:val="00E76BF4"/>
    <w:rsid w:val="00E80CA7"/>
    <w:rsid w:val="00E8699B"/>
    <w:rsid w:val="00E90DA0"/>
    <w:rsid w:val="00E92060"/>
    <w:rsid w:val="00E921D9"/>
    <w:rsid w:val="00E94188"/>
    <w:rsid w:val="00E947DA"/>
    <w:rsid w:val="00E94810"/>
    <w:rsid w:val="00EA0596"/>
    <w:rsid w:val="00EA21BE"/>
    <w:rsid w:val="00EA2BC0"/>
    <w:rsid w:val="00EA3419"/>
    <w:rsid w:val="00EA63EC"/>
    <w:rsid w:val="00EA654D"/>
    <w:rsid w:val="00EB57AC"/>
    <w:rsid w:val="00EC052E"/>
    <w:rsid w:val="00EC3446"/>
    <w:rsid w:val="00EC3FA1"/>
    <w:rsid w:val="00EC5BB4"/>
    <w:rsid w:val="00EC5C18"/>
    <w:rsid w:val="00ED0087"/>
    <w:rsid w:val="00ED104E"/>
    <w:rsid w:val="00ED11CB"/>
    <w:rsid w:val="00ED1D1C"/>
    <w:rsid w:val="00ED3875"/>
    <w:rsid w:val="00ED4BBB"/>
    <w:rsid w:val="00EE0041"/>
    <w:rsid w:val="00EE0AB4"/>
    <w:rsid w:val="00EE1545"/>
    <w:rsid w:val="00EE1BE8"/>
    <w:rsid w:val="00EE3157"/>
    <w:rsid w:val="00EE3727"/>
    <w:rsid w:val="00EF15B5"/>
    <w:rsid w:val="00EF1B4B"/>
    <w:rsid w:val="00EF1EA9"/>
    <w:rsid w:val="00EF3953"/>
    <w:rsid w:val="00EF7E82"/>
    <w:rsid w:val="00F0083A"/>
    <w:rsid w:val="00F00C86"/>
    <w:rsid w:val="00F05174"/>
    <w:rsid w:val="00F05DCF"/>
    <w:rsid w:val="00F060BB"/>
    <w:rsid w:val="00F074CB"/>
    <w:rsid w:val="00F074DE"/>
    <w:rsid w:val="00F11278"/>
    <w:rsid w:val="00F117C3"/>
    <w:rsid w:val="00F12B68"/>
    <w:rsid w:val="00F12D7C"/>
    <w:rsid w:val="00F12DC8"/>
    <w:rsid w:val="00F141DB"/>
    <w:rsid w:val="00F1536A"/>
    <w:rsid w:val="00F16BA1"/>
    <w:rsid w:val="00F20C49"/>
    <w:rsid w:val="00F224CC"/>
    <w:rsid w:val="00F230A5"/>
    <w:rsid w:val="00F267D5"/>
    <w:rsid w:val="00F309D5"/>
    <w:rsid w:val="00F3453B"/>
    <w:rsid w:val="00F37575"/>
    <w:rsid w:val="00F41629"/>
    <w:rsid w:val="00F44330"/>
    <w:rsid w:val="00F44C5B"/>
    <w:rsid w:val="00F46906"/>
    <w:rsid w:val="00F469E9"/>
    <w:rsid w:val="00F50114"/>
    <w:rsid w:val="00F50FD2"/>
    <w:rsid w:val="00F530BB"/>
    <w:rsid w:val="00F5321B"/>
    <w:rsid w:val="00F564E5"/>
    <w:rsid w:val="00F56A90"/>
    <w:rsid w:val="00F5708A"/>
    <w:rsid w:val="00F61358"/>
    <w:rsid w:val="00F62BBA"/>
    <w:rsid w:val="00F74D1C"/>
    <w:rsid w:val="00F759B4"/>
    <w:rsid w:val="00F76134"/>
    <w:rsid w:val="00F81C73"/>
    <w:rsid w:val="00F82913"/>
    <w:rsid w:val="00F835B4"/>
    <w:rsid w:val="00F836F6"/>
    <w:rsid w:val="00F84E12"/>
    <w:rsid w:val="00F86ECD"/>
    <w:rsid w:val="00F9183F"/>
    <w:rsid w:val="00F92481"/>
    <w:rsid w:val="00F938A0"/>
    <w:rsid w:val="00F9513F"/>
    <w:rsid w:val="00F96487"/>
    <w:rsid w:val="00F9794A"/>
    <w:rsid w:val="00FA1DFE"/>
    <w:rsid w:val="00FA3CD1"/>
    <w:rsid w:val="00FA60F0"/>
    <w:rsid w:val="00FA6BAB"/>
    <w:rsid w:val="00FB00B4"/>
    <w:rsid w:val="00FB0516"/>
    <w:rsid w:val="00FB0818"/>
    <w:rsid w:val="00FB11F9"/>
    <w:rsid w:val="00FB1AA4"/>
    <w:rsid w:val="00FB3768"/>
    <w:rsid w:val="00FB538A"/>
    <w:rsid w:val="00FB5F45"/>
    <w:rsid w:val="00FB7C5E"/>
    <w:rsid w:val="00FC096E"/>
    <w:rsid w:val="00FC25E4"/>
    <w:rsid w:val="00FC406A"/>
    <w:rsid w:val="00FC5AD0"/>
    <w:rsid w:val="00FC74D2"/>
    <w:rsid w:val="00FC7EB3"/>
    <w:rsid w:val="00FD218B"/>
    <w:rsid w:val="00FD7266"/>
    <w:rsid w:val="00FD7CE3"/>
    <w:rsid w:val="00FE0E94"/>
    <w:rsid w:val="00FE1E77"/>
    <w:rsid w:val="00FE29B4"/>
    <w:rsid w:val="00FE5B37"/>
    <w:rsid w:val="00FF12C3"/>
    <w:rsid w:val="00FF1A24"/>
    <w:rsid w:val="00FF1FBB"/>
    <w:rsid w:val="00FF2232"/>
    <w:rsid w:val="00FF2310"/>
    <w:rsid w:val="00FF2C95"/>
    <w:rsid w:val="00FF57F1"/>
    <w:rsid w:val="00FF6647"/>
    <w:rsid w:val="00FF7104"/>
    <w:rsid w:val="00FF7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43ADC5"/>
  <w15:chartTrackingRefBased/>
  <w15:docId w15:val="{EDEFE8F5-25AC-4CF1-9677-0ECA0752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1D1C"/>
    <w:pPr>
      <w:widowControl w:val="0"/>
      <w:jc w:val="both"/>
    </w:pPr>
  </w:style>
  <w:style w:type="paragraph" w:styleId="1">
    <w:name w:val="heading 1"/>
    <w:basedOn w:val="a"/>
    <w:next w:val="a"/>
    <w:link w:val="10"/>
    <w:uiPriority w:val="9"/>
    <w:qFormat/>
    <w:rsid w:val="006328BF"/>
    <w:pPr>
      <w:keepNext/>
      <w:keepLines/>
      <w:spacing w:after="120" w:line="360" w:lineRule="auto"/>
      <w:outlineLvl w:val="0"/>
    </w:pPr>
    <w:rPr>
      <w:rFonts w:eastAsia="宋体"/>
      <w:b/>
      <w:bCs/>
      <w:kern w:val="44"/>
      <w:sz w:val="32"/>
      <w:szCs w:val="44"/>
    </w:rPr>
  </w:style>
  <w:style w:type="paragraph" w:styleId="2">
    <w:name w:val="heading 2"/>
    <w:basedOn w:val="a"/>
    <w:next w:val="a"/>
    <w:link w:val="20"/>
    <w:uiPriority w:val="9"/>
    <w:unhideWhenUsed/>
    <w:qFormat/>
    <w:rsid w:val="006328BF"/>
    <w:pPr>
      <w:keepNext/>
      <w:keepLines/>
      <w:spacing w:line="360" w:lineRule="auto"/>
      <w:outlineLvl w:val="1"/>
    </w:pPr>
    <w:rPr>
      <w:rFonts w:asciiTheme="majorHAnsi" w:eastAsia="宋体" w:hAnsiTheme="majorHAnsi" w:cstheme="majorBidi"/>
      <w:bCs/>
      <w:sz w:val="28"/>
      <w:szCs w:val="32"/>
    </w:rPr>
  </w:style>
  <w:style w:type="paragraph" w:styleId="3">
    <w:name w:val="heading 3"/>
    <w:basedOn w:val="a"/>
    <w:next w:val="a"/>
    <w:link w:val="30"/>
    <w:uiPriority w:val="9"/>
    <w:unhideWhenUsed/>
    <w:qFormat/>
    <w:rsid w:val="006328BF"/>
    <w:pPr>
      <w:keepNext/>
      <w:keepLines/>
      <w:spacing w:line="360" w:lineRule="auto"/>
      <w:outlineLvl w:val="2"/>
    </w:pPr>
    <w:rPr>
      <w:rFonts w:eastAsia="宋体"/>
      <w:bCs/>
      <w:sz w:val="28"/>
      <w:szCs w:val="32"/>
    </w:rPr>
  </w:style>
  <w:style w:type="paragraph" w:styleId="4">
    <w:name w:val="heading 4"/>
    <w:basedOn w:val="a"/>
    <w:next w:val="a"/>
    <w:link w:val="40"/>
    <w:uiPriority w:val="9"/>
    <w:unhideWhenUsed/>
    <w:qFormat/>
    <w:rsid w:val="0050702B"/>
    <w:pPr>
      <w:keepNext/>
      <w:keepLines/>
      <w:spacing w:line="360" w:lineRule="auto"/>
      <w:outlineLvl w:val="3"/>
    </w:pPr>
    <w:rPr>
      <w:rFonts w:ascii="Times New Roman" w:eastAsia="宋体" w:hAnsi="Times New Roman" w:cstheme="majorBidi"/>
      <w:b/>
      <w:bCs/>
      <w:sz w:val="24"/>
      <w:szCs w:val="28"/>
    </w:rPr>
  </w:style>
  <w:style w:type="paragraph" w:styleId="5">
    <w:name w:val="heading 5"/>
    <w:basedOn w:val="a"/>
    <w:next w:val="a"/>
    <w:link w:val="50"/>
    <w:uiPriority w:val="9"/>
    <w:unhideWhenUsed/>
    <w:qFormat/>
    <w:rsid w:val="003E4E20"/>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DD0599"/>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4A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34A25"/>
    <w:rPr>
      <w:sz w:val="18"/>
      <w:szCs w:val="18"/>
    </w:rPr>
  </w:style>
  <w:style w:type="paragraph" w:styleId="a5">
    <w:name w:val="footer"/>
    <w:basedOn w:val="a"/>
    <w:link w:val="a6"/>
    <w:uiPriority w:val="99"/>
    <w:unhideWhenUsed/>
    <w:rsid w:val="00A34A25"/>
    <w:pPr>
      <w:tabs>
        <w:tab w:val="center" w:pos="4153"/>
        <w:tab w:val="right" w:pos="8306"/>
      </w:tabs>
      <w:snapToGrid w:val="0"/>
      <w:jc w:val="left"/>
    </w:pPr>
    <w:rPr>
      <w:sz w:val="18"/>
      <w:szCs w:val="18"/>
    </w:rPr>
  </w:style>
  <w:style w:type="character" w:customStyle="1" w:styleId="a6">
    <w:name w:val="页脚 字符"/>
    <w:basedOn w:val="a0"/>
    <w:link w:val="a5"/>
    <w:uiPriority w:val="99"/>
    <w:rsid w:val="00A34A25"/>
    <w:rPr>
      <w:sz w:val="18"/>
      <w:szCs w:val="18"/>
    </w:rPr>
  </w:style>
  <w:style w:type="character" w:customStyle="1" w:styleId="20">
    <w:name w:val="标题 2 字符"/>
    <w:basedOn w:val="a0"/>
    <w:link w:val="2"/>
    <w:uiPriority w:val="9"/>
    <w:rsid w:val="006328BF"/>
    <w:rPr>
      <w:rFonts w:asciiTheme="majorHAnsi" w:eastAsia="宋体" w:hAnsiTheme="majorHAnsi" w:cstheme="majorBidi"/>
      <w:bCs/>
      <w:sz w:val="28"/>
      <w:szCs w:val="32"/>
    </w:rPr>
  </w:style>
  <w:style w:type="character" w:customStyle="1" w:styleId="30">
    <w:name w:val="标题 3 字符"/>
    <w:basedOn w:val="a0"/>
    <w:link w:val="3"/>
    <w:uiPriority w:val="9"/>
    <w:rsid w:val="006328BF"/>
    <w:rPr>
      <w:rFonts w:eastAsia="宋体"/>
      <w:bCs/>
      <w:sz w:val="28"/>
      <w:szCs w:val="32"/>
    </w:rPr>
  </w:style>
  <w:style w:type="paragraph" w:styleId="a7">
    <w:name w:val="List Paragraph"/>
    <w:basedOn w:val="a"/>
    <w:uiPriority w:val="34"/>
    <w:qFormat/>
    <w:rsid w:val="00A34A25"/>
    <w:pPr>
      <w:ind w:firstLineChars="200" w:firstLine="420"/>
    </w:pPr>
  </w:style>
  <w:style w:type="character" w:styleId="a8">
    <w:name w:val="annotation reference"/>
    <w:basedOn w:val="a0"/>
    <w:uiPriority w:val="99"/>
    <w:semiHidden/>
    <w:unhideWhenUsed/>
    <w:qFormat/>
    <w:rsid w:val="00CA1F51"/>
    <w:rPr>
      <w:sz w:val="21"/>
      <w:szCs w:val="21"/>
    </w:rPr>
  </w:style>
  <w:style w:type="paragraph" w:styleId="a9">
    <w:name w:val="annotation text"/>
    <w:basedOn w:val="a"/>
    <w:link w:val="aa"/>
    <w:uiPriority w:val="99"/>
    <w:unhideWhenUsed/>
    <w:qFormat/>
    <w:rsid w:val="00CA1F51"/>
    <w:pPr>
      <w:jc w:val="left"/>
    </w:pPr>
  </w:style>
  <w:style w:type="character" w:customStyle="1" w:styleId="aa">
    <w:name w:val="批注文字 字符"/>
    <w:basedOn w:val="a0"/>
    <w:link w:val="a9"/>
    <w:uiPriority w:val="99"/>
    <w:qFormat/>
    <w:rsid w:val="00CA1F51"/>
  </w:style>
  <w:style w:type="paragraph" w:styleId="ab">
    <w:name w:val="annotation subject"/>
    <w:basedOn w:val="a9"/>
    <w:next w:val="a9"/>
    <w:link w:val="ac"/>
    <w:uiPriority w:val="99"/>
    <w:semiHidden/>
    <w:unhideWhenUsed/>
    <w:rsid w:val="00CA1F51"/>
    <w:rPr>
      <w:b/>
      <w:bCs/>
    </w:rPr>
  </w:style>
  <w:style w:type="character" w:customStyle="1" w:styleId="ac">
    <w:name w:val="批注主题 字符"/>
    <w:basedOn w:val="aa"/>
    <w:link w:val="ab"/>
    <w:uiPriority w:val="99"/>
    <w:semiHidden/>
    <w:rsid w:val="00CA1F51"/>
    <w:rPr>
      <w:b/>
      <w:bCs/>
    </w:rPr>
  </w:style>
  <w:style w:type="character" w:customStyle="1" w:styleId="10">
    <w:name w:val="标题 1 字符"/>
    <w:basedOn w:val="a0"/>
    <w:link w:val="1"/>
    <w:uiPriority w:val="9"/>
    <w:qFormat/>
    <w:rsid w:val="006328BF"/>
    <w:rPr>
      <w:rFonts w:eastAsia="宋体"/>
      <w:b/>
      <w:bCs/>
      <w:kern w:val="44"/>
      <w:sz w:val="32"/>
      <w:szCs w:val="44"/>
    </w:rPr>
  </w:style>
  <w:style w:type="paragraph" w:styleId="ad">
    <w:name w:val="Subtitle"/>
    <w:basedOn w:val="a"/>
    <w:next w:val="a"/>
    <w:link w:val="ae"/>
    <w:uiPriority w:val="11"/>
    <w:qFormat/>
    <w:rsid w:val="001F3514"/>
    <w:pPr>
      <w:spacing w:before="240" w:after="60" w:line="312" w:lineRule="auto"/>
      <w:jc w:val="center"/>
      <w:outlineLvl w:val="1"/>
    </w:pPr>
    <w:rPr>
      <w:b/>
      <w:bCs/>
      <w:kern w:val="28"/>
      <w:sz w:val="32"/>
      <w:szCs w:val="32"/>
    </w:rPr>
  </w:style>
  <w:style w:type="character" w:customStyle="1" w:styleId="ae">
    <w:name w:val="副标题 字符"/>
    <w:basedOn w:val="a0"/>
    <w:link w:val="ad"/>
    <w:uiPriority w:val="11"/>
    <w:rsid w:val="001F3514"/>
    <w:rPr>
      <w:b/>
      <w:bCs/>
      <w:kern w:val="28"/>
      <w:sz w:val="32"/>
      <w:szCs w:val="32"/>
    </w:rPr>
  </w:style>
  <w:style w:type="table" w:styleId="af">
    <w:name w:val="Table Grid"/>
    <w:basedOn w:val="a1"/>
    <w:qFormat/>
    <w:rsid w:val="00494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50702B"/>
    <w:rPr>
      <w:rFonts w:ascii="Times New Roman" w:eastAsia="宋体" w:hAnsi="Times New Roman" w:cstheme="majorBidi"/>
      <w:b/>
      <w:bCs/>
      <w:sz w:val="24"/>
      <w:szCs w:val="28"/>
    </w:rPr>
  </w:style>
  <w:style w:type="paragraph" w:styleId="af0">
    <w:name w:val="caption"/>
    <w:basedOn w:val="a"/>
    <w:next w:val="a"/>
    <w:uiPriority w:val="35"/>
    <w:unhideWhenUsed/>
    <w:qFormat/>
    <w:rsid w:val="00F9183F"/>
    <w:rPr>
      <w:rFonts w:asciiTheme="majorHAnsi" w:eastAsia="黑体" w:hAnsiTheme="majorHAnsi" w:cstheme="majorBidi"/>
      <w:sz w:val="20"/>
      <w:szCs w:val="20"/>
    </w:rPr>
  </w:style>
  <w:style w:type="character" w:customStyle="1" w:styleId="60">
    <w:name w:val="标题 6 字符"/>
    <w:basedOn w:val="a0"/>
    <w:link w:val="6"/>
    <w:uiPriority w:val="9"/>
    <w:rsid w:val="00DD0599"/>
    <w:rPr>
      <w:rFonts w:asciiTheme="majorHAnsi" w:eastAsiaTheme="majorEastAsia" w:hAnsiTheme="majorHAnsi" w:cstheme="majorBidi"/>
      <w:b/>
      <w:bCs/>
      <w:sz w:val="24"/>
      <w:szCs w:val="24"/>
    </w:rPr>
  </w:style>
  <w:style w:type="character" w:styleId="af1">
    <w:name w:val="Strong"/>
    <w:basedOn w:val="a0"/>
    <w:qFormat/>
    <w:rsid w:val="00967E13"/>
    <w:rPr>
      <w:b/>
    </w:rPr>
  </w:style>
  <w:style w:type="character" w:styleId="af2">
    <w:name w:val="Emphasis"/>
    <w:basedOn w:val="a0"/>
    <w:qFormat/>
    <w:rsid w:val="00967E13"/>
    <w:rPr>
      <w:i/>
    </w:rPr>
  </w:style>
  <w:style w:type="paragraph" w:styleId="af3">
    <w:name w:val="Normal (Web)"/>
    <w:basedOn w:val="a"/>
    <w:rsid w:val="007E360C"/>
    <w:pPr>
      <w:spacing w:beforeAutospacing="1" w:afterAutospacing="1"/>
      <w:jc w:val="left"/>
    </w:pPr>
    <w:rPr>
      <w:rFonts w:cs="Times New Roman"/>
      <w:kern w:val="0"/>
      <w:sz w:val="24"/>
      <w:szCs w:val="24"/>
    </w:rPr>
  </w:style>
  <w:style w:type="character" w:customStyle="1" w:styleId="50">
    <w:name w:val="标题 5 字符"/>
    <w:basedOn w:val="a0"/>
    <w:link w:val="5"/>
    <w:uiPriority w:val="9"/>
    <w:qFormat/>
    <w:rsid w:val="003E4E20"/>
    <w:rPr>
      <w:b/>
      <w:bCs/>
      <w:sz w:val="28"/>
      <w:szCs w:val="28"/>
    </w:rPr>
  </w:style>
  <w:style w:type="paragraph" w:styleId="af4">
    <w:name w:val="Revision"/>
    <w:hidden/>
    <w:uiPriority w:val="99"/>
    <w:semiHidden/>
    <w:rsid w:val="00F62B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9155">
      <w:bodyDiv w:val="1"/>
      <w:marLeft w:val="0"/>
      <w:marRight w:val="0"/>
      <w:marTop w:val="0"/>
      <w:marBottom w:val="0"/>
      <w:divBdr>
        <w:top w:val="none" w:sz="0" w:space="0" w:color="auto"/>
        <w:left w:val="none" w:sz="0" w:space="0" w:color="auto"/>
        <w:bottom w:val="none" w:sz="0" w:space="0" w:color="auto"/>
        <w:right w:val="none" w:sz="0" w:space="0" w:color="auto"/>
      </w:divBdr>
    </w:div>
    <w:div w:id="128207870">
      <w:bodyDiv w:val="1"/>
      <w:marLeft w:val="0"/>
      <w:marRight w:val="0"/>
      <w:marTop w:val="0"/>
      <w:marBottom w:val="0"/>
      <w:divBdr>
        <w:top w:val="none" w:sz="0" w:space="0" w:color="auto"/>
        <w:left w:val="none" w:sz="0" w:space="0" w:color="auto"/>
        <w:bottom w:val="none" w:sz="0" w:space="0" w:color="auto"/>
        <w:right w:val="none" w:sz="0" w:space="0" w:color="auto"/>
      </w:divBdr>
    </w:div>
    <w:div w:id="183726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16471-8C16-44A6-B2E7-CB7F047C7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DL</dc:creator>
  <cp:keywords/>
  <dc:description/>
  <cp:lastModifiedBy>Junxiang Tan</cp:lastModifiedBy>
  <cp:revision>4</cp:revision>
  <dcterms:created xsi:type="dcterms:W3CDTF">2025-07-05T14:27:00Z</dcterms:created>
  <dcterms:modified xsi:type="dcterms:W3CDTF">2025-07-05T17:14:00Z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031841b2-ae78-4697-95c6-4ef0ead480fa</vt:lpwstr>
  </property>
</Properties>
</file>